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SimplesTabela21"/>
        <w:tblW w:w="8789" w:type="dxa"/>
        <w:jc w:val="center"/>
        <w:tblBorders>
          <w:top w:val="single" w:sz="12" w:space="0" w:color="auto"/>
          <w:bottom w:val="single" w:sz="12" w:space="0" w:color="auto"/>
        </w:tblBorders>
        <w:tblLook w:val="04A0" w:firstRow="1" w:lastRow="0" w:firstColumn="1" w:lastColumn="0" w:noHBand="0" w:noVBand="1"/>
      </w:tblPr>
      <w:tblGrid>
        <w:gridCol w:w="8789"/>
      </w:tblGrid>
      <w:tr w:rsidR="00C54923" w:rsidRPr="003F4C0F" w14:paraId="288996D6" w14:textId="77777777" w:rsidTr="000B62A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8789" w:type="dxa"/>
            <w:tcBorders>
              <w:bottom w:val="none" w:sz="0" w:space="0" w:color="auto"/>
            </w:tcBorders>
          </w:tcPr>
          <w:p w14:paraId="6EC2216F" w14:textId="02C391FB" w:rsidR="003D3790" w:rsidRPr="003F4C0F" w:rsidRDefault="003D3790" w:rsidP="004936BD">
            <w:pPr>
              <w:spacing w:before="120" w:after="120" w:line="320" w:lineRule="exact"/>
              <w:jc w:val="center"/>
              <w:rPr>
                <w:rFonts w:ascii="Times New Roman" w:hAnsi="Times New Roman" w:cs="Times New Roman"/>
                <w:b w:val="0"/>
                <w:bCs w:val="0"/>
                <w:smallCaps/>
              </w:rPr>
            </w:pPr>
            <w:r w:rsidRPr="003F4C0F">
              <w:rPr>
                <w:rFonts w:ascii="Times New Roman" w:eastAsia="Times New Roman" w:hAnsi="Times New Roman" w:cs="Times New Roman"/>
                <w:smallCaps/>
                <w:lang w:eastAsia="pt-BR"/>
              </w:rPr>
              <w:t xml:space="preserve">Contrato de Prestação de Serviços </w:t>
            </w:r>
          </w:p>
        </w:tc>
      </w:tr>
    </w:tbl>
    <w:p w14:paraId="6AFB705F" w14:textId="77777777" w:rsidR="00A6666D" w:rsidRPr="003F4C0F" w:rsidRDefault="00A6666D" w:rsidP="004936BD">
      <w:pPr>
        <w:spacing w:after="0" w:line="320" w:lineRule="exact"/>
        <w:jc w:val="center"/>
        <w:rPr>
          <w:rFonts w:ascii="Times New Roman" w:hAnsi="Times New Roman" w:cs="Times New Roman"/>
          <w:b/>
        </w:rPr>
      </w:pPr>
    </w:p>
    <w:p w14:paraId="3161DA7B" w14:textId="77777777" w:rsidR="003D3790" w:rsidRPr="003F4C0F" w:rsidRDefault="003D3790" w:rsidP="004936BD">
      <w:pPr>
        <w:spacing w:after="0" w:line="320" w:lineRule="exact"/>
        <w:jc w:val="both"/>
        <w:rPr>
          <w:rFonts w:ascii="Times New Roman" w:eastAsia="Times New Roman" w:hAnsi="Times New Roman" w:cs="Times New Roman"/>
          <w:lang w:eastAsia="pt-BR"/>
        </w:rPr>
      </w:pPr>
      <w:r w:rsidRPr="003F4C0F">
        <w:rPr>
          <w:rFonts w:ascii="Times New Roman" w:eastAsia="Times New Roman" w:hAnsi="Times New Roman" w:cs="Times New Roman"/>
          <w:lang w:eastAsia="pt-BR"/>
        </w:rPr>
        <w:t>Pelo presente instrumento particular, as partes a seguir identificadas e qualificadas:</w:t>
      </w:r>
    </w:p>
    <w:p w14:paraId="12077DD3"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14E75F5C" w14:textId="49D81F12" w:rsidR="00A77401" w:rsidRDefault="00A77401" w:rsidP="00A77401">
      <w:pPr>
        <w:spacing w:after="0" w:line="320" w:lineRule="exact"/>
        <w:jc w:val="both"/>
        <w:rPr>
          <w:rFonts w:ascii="Times New Roman" w:eastAsia="Times New Roman" w:hAnsi="Times New Roman" w:cs="Times New Roman"/>
          <w:lang w:eastAsia="pt-BR"/>
        </w:rPr>
      </w:pPr>
      <w:proofErr w:type="spellStart"/>
      <w:r>
        <w:rPr>
          <w:rFonts w:ascii="Times New Roman" w:hAnsi="Times New Roman" w:cs="Times New Roman"/>
          <w:b/>
          <w:bCs/>
          <w:smallCaps/>
        </w:rPr>
        <w:t>Intrax</w:t>
      </w:r>
      <w:proofErr w:type="spellEnd"/>
      <w:r>
        <w:rPr>
          <w:rFonts w:ascii="Times New Roman" w:hAnsi="Times New Roman" w:cs="Times New Roman"/>
          <w:b/>
          <w:bCs/>
          <w:smallCaps/>
        </w:rPr>
        <w:t xml:space="preserve"> Serviço</w:t>
      </w:r>
      <w:r w:rsidRPr="003F4C0F">
        <w:rPr>
          <w:rFonts w:ascii="Times New Roman" w:hAnsi="Times New Roman" w:cs="Times New Roman"/>
          <w:b/>
          <w:bCs/>
          <w:smallCaps/>
        </w:rPr>
        <w:t>s</w:t>
      </w:r>
      <w:r>
        <w:rPr>
          <w:rFonts w:ascii="Times New Roman" w:hAnsi="Times New Roman" w:cs="Times New Roman"/>
          <w:b/>
          <w:bCs/>
          <w:smallCaps/>
        </w:rPr>
        <w:t xml:space="preserve"> de Impermeabilização</w:t>
      </w:r>
      <w:r w:rsidRPr="003F4C0F">
        <w:rPr>
          <w:rFonts w:ascii="Times New Roman" w:hAnsi="Times New Roman" w:cs="Times New Roman"/>
          <w:b/>
          <w:bCs/>
          <w:smallCaps/>
        </w:rPr>
        <w:t xml:space="preserve"> LTDA.</w:t>
      </w:r>
      <w:r>
        <w:rPr>
          <w:rFonts w:ascii="Times New Roman" w:hAnsi="Times New Roman" w:cs="Times New Roman"/>
          <w:b/>
          <w:bCs/>
          <w:smallCaps/>
        </w:rPr>
        <w:t xml:space="preserve"> (</w:t>
      </w:r>
      <w:proofErr w:type="spellStart"/>
      <w:r>
        <w:rPr>
          <w:rFonts w:ascii="Times New Roman" w:hAnsi="Times New Roman" w:cs="Times New Roman"/>
          <w:b/>
          <w:bCs/>
          <w:smallCaps/>
        </w:rPr>
        <w:t>Hipergeo</w:t>
      </w:r>
      <w:proofErr w:type="spellEnd"/>
      <w:r>
        <w:rPr>
          <w:rFonts w:ascii="Times New Roman" w:hAnsi="Times New Roman" w:cs="Times New Roman"/>
          <w:b/>
          <w:bCs/>
          <w:smallCaps/>
        </w:rPr>
        <w:t xml:space="preserve"> Soluções Ambientais)</w:t>
      </w:r>
      <w:r w:rsidRPr="003F4C0F">
        <w:rPr>
          <w:rFonts w:ascii="Times New Roman" w:hAnsi="Times New Roman" w:cs="Times New Roman"/>
          <w:b/>
          <w:bCs/>
          <w:smallCaps/>
        </w:rPr>
        <w:t xml:space="preserve">, </w:t>
      </w:r>
      <w:r w:rsidRPr="003F4C0F">
        <w:rPr>
          <w:rFonts w:ascii="Times New Roman" w:hAnsi="Times New Roman" w:cs="Times New Roman"/>
        </w:rPr>
        <w:t xml:space="preserve">pessoa jurídica de direito privado, inscrita no CNPJ n° </w:t>
      </w:r>
      <w:r>
        <w:rPr>
          <w:rFonts w:ascii="Times New Roman" w:hAnsi="Times New Roman" w:cs="Times New Roman"/>
        </w:rPr>
        <w:t>14.782.499/0001-40</w:t>
      </w:r>
      <w:r w:rsidRPr="003F4C0F">
        <w:rPr>
          <w:rFonts w:ascii="Times New Roman" w:eastAsia="Times New Roman" w:hAnsi="Times New Roman" w:cs="Times New Roman"/>
          <w:lang w:eastAsia="pt-BR"/>
        </w:rPr>
        <w:t xml:space="preserve">, com sede na Av. </w:t>
      </w:r>
      <w:r>
        <w:rPr>
          <w:rFonts w:ascii="Times New Roman" w:eastAsia="Times New Roman" w:hAnsi="Times New Roman" w:cs="Times New Roman"/>
          <w:lang w:eastAsia="pt-BR"/>
        </w:rPr>
        <w:t>Pasteur</w:t>
      </w:r>
      <w:r w:rsidRPr="003F4C0F">
        <w:rPr>
          <w:rFonts w:ascii="Times New Roman" w:eastAsia="Times New Roman" w:hAnsi="Times New Roman" w:cs="Times New Roman"/>
          <w:lang w:eastAsia="pt-BR"/>
        </w:rPr>
        <w:t xml:space="preserve">, nº </w:t>
      </w:r>
      <w:r>
        <w:rPr>
          <w:rFonts w:ascii="Times New Roman" w:eastAsia="Times New Roman" w:hAnsi="Times New Roman" w:cs="Times New Roman"/>
          <w:lang w:eastAsia="pt-BR"/>
        </w:rPr>
        <w:t>200</w:t>
      </w:r>
      <w:r w:rsidRPr="003F4C0F">
        <w:rPr>
          <w:rFonts w:ascii="Times New Roman" w:eastAsia="Times New Roman" w:hAnsi="Times New Roman" w:cs="Times New Roman"/>
          <w:lang w:eastAsia="pt-BR"/>
        </w:rPr>
        <w:t xml:space="preserve">, </w:t>
      </w:r>
      <w:proofErr w:type="spellStart"/>
      <w:r>
        <w:rPr>
          <w:rFonts w:ascii="Times New Roman" w:eastAsia="Times New Roman" w:hAnsi="Times New Roman" w:cs="Times New Roman"/>
          <w:lang w:eastAsia="pt-BR"/>
        </w:rPr>
        <w:t>Areiao</w:t>
      </w:r>
      <w:proofErr w:type="spellEnd"/>
      <w:r w:rsidRPr="003F4C0F">
        <w:rPr>
          <w:rFonts w:ascii="Times New Roman" w:eastAsia="Times New Roman" w:hAnsi="Times New Roman" w:cs="Times New Roman"/>
          <w:lang w:eastAsia="pt-BR"/>
        </w:rPr>
        <w:t>, Piracicaba/SP, CEP 134</w:t>
      </w:r>
      <w:r>
        <w:rPr>
          <w:rFonts w:ascii="Times New Roman" w:eastAsia="Times New Roman" w:hAnsi="Times New Roman" w:cs="Times New Roman"/>
          <w:lang w:eastAsia="pt-BR"/>
        </w:rPr>
        <w:t>14</w:t>
      </w:r>
      <w:r w:rsidRPr="003F4C0F">
        <w:rPr>
          <w:rFonts w:ascii="Times New Roman" w:eastAsia="Times New Roman" w:hAnsi="Times New Roman" w:cs="Times New Roman"/>
          <w:lang w:eastAsia="pt-BR"/>
        </w:rPr>
        <w:t>-</w:t>
      </w:r>
      <w:r>
        <w:rPr>
          <w:rFonts w:ascii="Times New Roman" w:eastAsia="Times New Roman" w:hAnsi="Times New Roman" w:cs="Times New Roman"/>
          <w:lang w:eastAsia="pt-BR"/>
        </w:rPr>
        <w:t>046</w:t>
      </w:r>
      <w:r w:rsidRPr="003F4C0F">
        <w:rPr>
          <w:rFonts w:ascii="Times New Roman" w:eastAsia="Times New Roman" w:hAnsi="Times New Roman" w:cs="Times New Roman"/>
          <w:lang w:eastAsia="pt-BR"/>
        </w:rPr>
        <w:t xml:space="preserve">, doravante denominada </w:t>
      </w:r>
      <w:r w:rsidRPr="003F4C0F">
        <w:rPr>
          <w:rFonts w:ascii="Times New Roman" w:hAnsi="Times New Roman" w:cs="Times New Roman"/>
        </w:rPr>
        <w:t>“</w:t>
      </w:r>
      <w:r w:rsidR="00F34200">
        <w:rPr>
          <w:rFonts w:ascii="Times New Roman" w:eastAsia="Times New Roman" w:hAnsi="Times New Roman" w:cs="Times New Roman"/>
          <w:b/>
          <w:bCs/>
          <w:smallCaps/>
          <w:u w:val="single"/>
          <w:lang w:eastAsia="pt-BR"/>
        </w:rPr>
        <w:t>Contratante</w:t>
      </w:r>
      <w:r w:rsidR="00BF231D">
        <w:rPr>
          <w:rFonts w:ascii="Times New Roman" w:eastAsia="Times New Roman" w:hAnsi="Times New Roman" w:cs="Times New Roman"/>
          <w:b/>
          <w:bCs/>
          <w:smallCaps/>
          <w:u w:val="single"/>
          <w:lang w:eastAsia="pt-BR"/>
        </w:rPr>
        <w:t>s</w:t>
      </w:r>
      <w:r w:rsidRPr="003F4C0F">
        <w:rPr>
          <w:rFonts w:ascii="Times New Roman" w:eastAsia="Times New Roman" w:hAnsi="Times New Roman" w:cs="Times New Roman"/>
          <w:lang w:eastAsia="pt-BR"/>
        </w:rPr>
        <w:t>”.</w:t>
      </w:r>
    </w:p>
    <w:p w14:paraId="0B41F902" w14:textId="77777777" w:rsidR="00A77401" w:rsidDel="00DC5F31" w:rsidRDefault="00A77401" w:rsidP="00A77401">
      <w:pPr>
        <w:spacing w:after="0" w:line="320" w:lineRule="exact"/>
        <w:jc w:val="both"/>
        <w:rPr>
          <w:del w:id="0" w:author="Letícia Santana Rodrigues" w:date="2026-04-01T16:27:00Z" w16du:dateUtc="2026-04-01T19:27:00Z"/>
          <w:rFonts w:ascii="Times New Roman" w:eastAsia="Times New Roman" w:hAnsi="Times New Roman" w:cs="Times New Roman"/>
          <w:lang w:eastAsia="pt-BR"/>
        </w:rPr>
      </w:pPr>
    </w:p>
    <w:p w14:paraId="7B2FC957" w14:textId="77777777" w:rsidR="004C7A21" w:rsidRPr="003F4C0F" w:rsidRDefault="004C7A21" w:rsidP="004936BD">
      <w:pPr>
        <w:spacing w:after="0" w:line="320" w:lineRule="exact"/>
        <w:jc w:val="both"/>
        <w:rPr>
          <w:rFonts w:ascii="Times New Roman" w:eastAsia="Arial Unicode MS" w:hAnsi="Times New Roman" w:cs="Times New Roman"/>
          <w:lang w:eastAsia="pt-BR"/>
        </w:rPr>
      </w:pPr>
    </w:p>
    <w:p w14:paraId="469EFB6E" w14:textId="5C82D177" w:rsidR="004C7A21" w:rsidRPr="003F4C0F" w:rsidRDefault="004C7A21" w:rsidP="004936BD">
      <w:pPr>
        <w:spacing w:after="0" w:line="320" w:lineRule="exact"/>
        <w:jc w:val="both"/>
        <w:rPr>
          <w:rFonts w:ascii="Times New Roman" w:eastAsia="Arial Unicode MS" w:hAnsi="Times New Roman" w:cs="Times New Roman"/>
          <w:lang w:eastAsia="pt-BR"/>
        </w:rPr>
      </w:pPr>
      <w:r w:rsidRPr="003F4C0F">
        <w:rPr>
          <w:rFonts w:ascii="Times New Roman" w:eastAsia="Arial Unicode MS" w:hAnsi="Times New Roman" w:cs="Times New Roman"/>
          <w:b/>
          <w:bCs/>
          <w:smallCaps/>
          <w:lang w:eastAsia="pt-BR"/>
        </w:rPr>
        <w:t>Bismarchi | Pires – Sociedade de Advogados</w:t>
      </w:r>
      <w:r w:rsidRPr="003F4C0F">
        <w:rPr>
          <w:rFonts w:ascii="Times New Roman" w:eastAsia="Arial Unicode MS" w:hAnsi="Times New Roman" w:cs="Times New Roman"/>
          <w:lang w:eastAsia="pt-BR"/>
        </w:rPr>
        <w:t>, pessoa jurídica de direito privado, inscrita no CNPJ sob o nº 26.080.152/0001-35, com sede na Rua Coronel Quirino, nº 1.266, bairro Cambuí, na Cidade de Campinas, Estado de São Paulo, CEP 13025-002, neste ato representada por seus sócios administradores </w:t>
      </w:r>
      <w:r w:rsidRPr="003F4C0F">
        <w:rPr>
          <w:rFonts w:ascii="Times New Roman" w:eastAsia="Arial Unicode MS" w:hAnsi="Times New Roman" w:cs="Times New Roman"/>
          <w:b/>
          <w:bCs/>
          <w:smallCaps/>
          <w:lang w:eastAsia="pt-BR"/>
        </w:rPr>
        <w:t>Gustavo Bismarchi Motta</w:t>
      </w:r>
      <w:r w:rsidRPr="003F4C0F">
        <w:rPr>
          <w:rFonts w:ascii="Times New Roman" w:eastAsia="Arial Unicode MS" w:hAnsi="Times New Roman" w:cs="Times New Roman"/>
          <w:lang w:eastAsia="pt-BR"/>
        </w:rPr>
        <w:t>, inscrito na OAB/SP sob o nº 275.477, e </w:t>
      </w:r>
      <w:r w:rsidRPr="003F4C0F">
        <w:rPr>
          <w:rFonts w:ascii="Times New Roman" w:eastAsia="Arial Unicode MS" w:hAnsi="Times New Roman" w:cs="Times New Roman"/>
          <w:b/>
          <w:bCs/>
          <w:smallCaps/>
          <w:lang w:eastAsia="pt-BR"/>
        </w:rPr>
        <w:t>Ricardo Viscardi Pires</w:t>
      </w:r>
      <w:r w:rsidRPr="003F4C0F">
        <w:rPr>
          <w:rFonts w:ascii="Times New Roman" w:eastAsia="Arial Unicode MS" w:hAnsi="Times New Roman" w:cs="Times New Roman"/>
          <w:lang w:eastAsia="pt-BR"/>
        </w:rPr>
        <w:t>, inscrito na OAB/SP sob o nº 353.389, doravante denominada “</w:t>
      </w:r>
      <w:r w:rsidRPr="003F4C0F">
        <w:rPr>
          <w:rFonts w:ascii="Times New Roman" w:eastAsia="Arial Unicode MS" w:hAnsi="Times New Roman" w:cs="Times New Roman"/>
          <w:b/>
          <w:bCs/>
          <w:smallCaps/>
          <w:u w:val="single"/>
          <w:lang w:eastAsia="pt-BR"/>
        </w:rPr>
        <w:t>Contratada</w:t>
      </w:r>
      <w:r w:rsidRPr="003F4C0F">
        <w:rPr>
          <w:rFonts w:ascii="Times New Roman" w:eastAsia="Arial Unicode MS" w:hAnsi="Times New Roman" w:cs="Times New Roman"/>
          <w:lang w:eastAsia="pt-BR"/>
        </w:rPr>
        <w:t>”. </w:t>
      </w:r>
    </w:p>
    <w:p w14:paraId="5C63CB64"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7B7EAEA4" w14:textId="38C763A8" w:rsidR="003D3790" w:rsidRPr="00744225" w:rsidRDefault="00F34200" w:rsidP="004936BD">
      <w:pPr>
        <w:spacing w:after="0" w:line="320" w:lineRule="exact"/>
        <w:jc w:val="both"/>
        <w:rPr>
          <w:rFonts w:ascii="Times New Roman" w:eastAsia="Arial Unicode MS" w:hAnsi="Times New Roman" w:cs="Times New Roman"/>
          <w:lang w:eastAsia="pt-BR"/>
        </w:rPr>
      </w:pPr>
      <w:r>
        <w:rPr>
          <w:rFonts w:ascii="Times New Roman" w:eastAsia="Arial Unicode MS" w:hAnsi="Times New Roman" w:cs="Times New Roman"/>
          <w:b/>
          <w:smallCaps/>
          <w:lang w:eastAsia="pt-BR"/>
        </w:rPr>
        <w:t>Contratantes</w:t>
      </w:r>
      <w:r w:rsidR="003D3790" w:rsidRPr="003F4C0F">
        <w:rPr>
          <w:rFonts w:ascii="Times New Roman" w:eastAsia="Arial Unicode MS" w:hAnsi="Times New Roman" w:cs="Times New Roman"/>
          <w:b/>
          <w:smallCaps/>
          <w:lang w:eastAsia="pt-BR"/>
        </w:rPr>
        <w:t xml:space="preserve"> </w:t>
      </w:r>
      <w:r w:rsidR="003D3790" w:rsidRPr="003F4C0F">
        <w:rPr>
          <w:rFonts w:ascii="Times New Roman" w:eastAsia="Arial Unicode MS" w:hAnsi="Times New Roman" w:cs="Times New Roman"/>
          <w:lang w:eastAsia="pt-BR"/>
        </w:rPr>
        <w:t xml:space="preserve">e </w:t>
      </w:r>
      <w:r w:rsidR="003D3790" w:rsidRPr="003F4C0F">
        <w:rPr>
          <w:rFonts w:ascii="Times New Roman" w:eastAsia="Arial Unicode MS" w:hAnsi="Times New Roman" w:cs="Times New Roman"/>
          <w:b/>
          <w:smallCaps/>
          <w:lang w:eastAsia="pt-BR"/>
        </w:rPr>
        <w:t>Contratada</w:t>
      </w:r>
      <w:r w:rsidR="003D3790" w:rsidRPr="003F4C0F">
        <w:rPr>
          <w:rFonts w:ascii="Times New Roman" w:eastAsia="Arial Unicode MS" w:hAnsi="Times New Roman" w:cs="Times New Roman"/>
          <w:lang w:eastAsia="pt-BR"/>
        </w:rPr>
        <w:t xml:space="preserve"> quando, em conjunto, doravante denominadas “</w:t>
      </w:r>
      <w:r w:rsidR="003D3790" w:rsidRPr="003F4C0F">
        <w:rPr>
          <w:rFonts w:ascii="Times New Roman" w:eastAsia="Arial Unicode MS" w:hAnsi="Times New Roman" w:cs="Times New Roman"/>
          <w:u w:val="single"/>
          <w:lang w:eastAsia="pt-BR"/>
        </w:rPr>
        <w:t>Partes</w:t>
      </w:r>
      <w:r w:rsidR="003D3790" w:rsidRPr="003F4C0F">
        <w:rPr>
          <w:rFonts w:ascii="Times New Roman" w:eastAsia="Arial Unicode MS" w:hAnsi="Times New Roman" w:cs="Times New Roman"/>
          <w:lang w:eastAsia="pt-BR"/>
        </w:rPr>
        <w:t>” e, individual e indiscriminadamente, “</w:t>
      </w:r>
      <w:r w:rsidR="003D3790" w:rsidRPr="003F4C0F">
        <w:rPr>
          <w:rFonts w:ascii="Times New Roman" w:eastAsia="Arial Unicode MS" w:hAnsi="Times New Roman" w:cs="Times New Roman"/>
          <w:u w:val="single"/>
          <w:lang w:eastAsia="pt-BR"/>
        </w:rPr>
        <w:t>Parte</w:t>
      </w:r>
      <w:r w:rsidR="003D3790" w:rsidRPr="003F4C0F">
        <w:rPr>
          <w:rFonts w:ascii="Times New Roman" w:eastAsia="Arial Unicode MS" w:hAnsi="Times New Roman" w:cs="Times New Roman"/>
          <w:lang w:eastAsia="pt-BR"/>
        </w:rPr>
        <w:t xml:space="preserve">”, têm entre si, justo e acordado os termos do presente Contrato de </w:t>
      </w:r>
      <w:r w:rsidR="003D3790" w:rsidRPr="00744225">
        <w:rPr>
          <w:rFonts w:ascii="Times New Roman" w:eastAsia="Arial Unicode MS" w:hAnsi="Times New Roman" w:cs="Times New Roman"/>
          <w:lang w:eastAsia="pt-BR"/>
        </w:rPr>
        <w:t>Prestação de Serviços (“</w:t>
      </w:r>
      <w:r w:rsidR="003D3790" w:rsidRPr="00744225">
        <w:rPr>
          <w:rFonts w:ascii="Times New Roman" w:eastAsia="Arial Unicode MS" w:hAnsi="Times New Roman" w:cs="Times New Roman"/>
          <w:u w:val="single"/>
          <w:lang w:eastAsia="pt-BR"/>
        </w:rPr>
        <w:t>Contrato</w:t>
      </w:r>
      <w:r w:rsidR="003D3790" w:rsidRPr="00744225">
        <w:rPr>
          <w:rFonts w:ascii="Times New Roman" w:eastAsia="Arial Unicode MS" w:hAnsi="Times New Roman" w:cs="Times New Roman"/>
          <w:lang w:eastAsia="pt-BR"/>
        </w:rPr>
        <w:t>”), o qual reger-se-á pelas seguintes cláusulas e condições.</w:t>
      </w:r>
    </w:p>
    <w:p w14:paraId="45FEB852"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57F20D9C" w14:textId="37BF9529" w:rsidR="003D3790" w:rsidRPr="00744225" w:rsidRDefault="003D3790"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744225">
        <w:rPr>
          <w:rFonts w:ascii="Times New Roman" w:eastAsia="Times New Roman" w:hAnsi="Times New Roman"/>
          <w:b/>
          <w:bCs/>
          <w:smallCaps/>
          <w:lang w:eastAsia="pt-BR"/>
        </w:rPr>
        <w:t xml:space="preserve">Objeto do Contrato </w:t>
      </w:r>
    </w:p>
    <w:p w14:paraId="7C01021E" w14:textId="77777777" w:rsidR="003D3790" w:rsidRPr="00744225" w:rsidRDefault="003D3790" w:rsidP="00EC0643">
      <w:pPr>
        <w:spacing w:after="0" w:line="320" w:lineRule="exact"/>
        <w:jc w:val="both"/>
        <w:rPr>
          <w:rFonts w:ascii="Times New Roman" w:eastAsia="Times New Roman" w:hAnsi="Times New Roman" w:cs="Times New Roman"/>
          <w:b/>
          <w:bCs/>
          <w:smallCaps/>
          <w:lang w:eastAsia="pt-BR"/>
        </w:rPr>
      </w:pPr>
    </w:p>
    <w:p w14:paraId="7A422BDD" w14:textId="76065450" w:rsidR="00A2114A" w:rsidRPr="00744225" w:rsidRDefault="003D3790" w:rsidP="00A2114A">
      <w:pPr>
        <w:pStyle w:val="paragraph"/>
        <w:numPr>
          <w:ilvl w:val="1"/>
          <w:numId w:val="33"/>
        </w:numPr>
        <w:spacing w:before="0" w:beforeAutospacing="0" w:after="0" w:afterAutospacing="0" w:line="320" w:lineRule="exact"/>
        <w:jc w:val="both"/>
        <w:textAlignment w:val="baseline"/>
        <w:rPr>
          <w:rFonts w:eastAsia="MS Mincho"/>
          <w:sz w:val="22"/>
          <w:szCs w:val="22"/>
        </w:rPr>
      </w:pPr>
      <w:bookmarkStart w:id="1" w:name="_Ref149757204"/>
      <w:bookmarkStart w:id="2" w:name="_Ref153452272"/>
      <w:r w:rsidRPr="00744225">
        <w:rPr>
          <w:rFonts w:eastAsia="MS Mincho"/>
          <w:i/>
          <w:iCs/>
          <w:sz w:val="22"/>
          <w:szCs w:val="22"/>
        </w:rPr>
        <w:t>Objeto</w:t>
      </w:r>
      <w:r w:rsidRPr="00744225">
        <w:rPr>
          <w:rFonts w:eastAsia="MS Mincho"/>
          <w:sz w:val="22"/>
          <w:szCs w:val="22"/>
        </w:rPr>
        <w:t xml:space="preserve">. </w:t>
      </w:r>
      <w:r w:rsidR="00A2114A" w:rsidRPr="00744225">
        <w:rPr>
          <w:rFonts w:eastAsia="MS Mincho"/>
          <w:sz w:val="22"/>
          <w:szCs w:val="22"/>
        </w:rPr>
        <w:t xml:space="preserve">O objeto do presente Contrato consiste na disponibilização e operacionalização de </w:t>
      </w:r>
      <w:r w:rsidR="00A2114A" w:rsidRPr="00744225">
        <w:rPr>
          <w:rFonts w:eastAsia="MS Mincho"/>
          <w:b/>
          <w:bCs/>
          <w:sz w:val="22"/>
          <w:szCs w:val="22"/>
        </w:rPr>
        <w:t>plataforma de canal de denúncias</w:t>
      </w:r>
      <w:r w:rsidR="00B95920" w:rsidRPr="00744225">
        <w:rPr>
          <w:rFonts w:eastAsia="MS Mincho"/>
          <w:sz w:val="22"/>
          <w:szCs w:val="22"/>
        </w:rPr>
        <w:t xml:space="preserve"> pela </w:t>
      </w:r>
      <w:r w:rsidR="00B95920" w:rsidRPr="00744225">
        <w:rPr>
          <w:rFonts w:eastAsia="Arial Unicode MS"/>
          <w:b/>
          <w:smallCaps/>
          <w:sz w:val="22"/>
          <w:szCs w:val="22"/>
        </w:rPr>
        <w:t xml:space="preserve">Contratada, </w:t>
      </w:r>
      <w:r w:rsidR="00A2114A" w:rsidRPr="00744225">
        <w:rPr>
          <w:rFonts w:eastAsia="MS Mincho"/>
          <w:sz w:val="22"/>
          <w:szCs w:val="22"/>
        </w:rPr>
        <w:t xml:space="preserve">a ser disponibilizada pela </w:t>
      </w:r>
      <w:r w:rsidR="00A2114A" w:rsidRPr="00744225">
        <w:rPr>
          <w:rFonts w:eastAsia="Arial Unicode MS"/>
          <w:b/>
          <w:smallCaps/>
          <w:sz w:val="22"/>
          <w:szCs w:val="22"/>
        </w:rPr>
        <w:t xml:space="preserve">Contratante </w:t>
      </w:r>
      <w:r w:rsidR="00A2114A" w:rsidRPr="00744225">
        <w:rPr>
          <w:rFonts w:eastAsia="MS Mincho"/>
          <w:sz w:val="22"/>
          <w:szCs w:val="22"/>
        </w:rPr>
        <w:t xml:space="preserve">aos seus colaboradores, por meio de link de acesso, destinada ao recebimento de relatos/ </w:t>
      </w:r>
      <w:r w:rsidR="00AB14E9" w:rsidRPr="00744225">
        <w:rPr>
          <w:rFonts w:eastAsia="MS Mincho"/>
          <w:sz w:val="22"/>
          <w:szCs w:val="22"/>
        </w:rPr>
        <w:t>denúncias relacionadas</w:t>
      </w:r>
      <w:r w:rsidR="00A2114A" w:rsidRPr="00744225">
        <w:rPr>
          <w:rFonts w:eastAsia="MS Mincho"/>
          <w:sz w:val="22"/>
          <w:szCs w:val="22"/>
        </w:rPr>
        <w:t xml:space="preserve"> à</w:t>
      </w:r>
      <w:r w:rsidR="0011455D" w:rsidRPr="00744225">
        <w:rPr>
          <w:rFonts w:eastAsia="MS Mincho"/>
          <w:sz w:val="22"/>
          <w:szCs w:val="22"/>
        </w:rPr>
        <w:t>s</w:t>
      </w:r>
      <w:r w:rsidR="00A2114A" w:rsidRPr="00744225">
        <w:rPr>
          <w:rFonts w:eastAsia="MS Mincho"/>
          <w:sz w:val="22"/>
          <w:szCs w:val="22"/>
        </w:rPr>
        <w:t xml:space="preserve"> condutas inadequadas no ambiente de trabalho.</w:t>
      </w:r>
    </w:p>
    <w:p w14:paraId="20FA5F7A" w14:textId="77777777" w:rsidR="00A2114A" w:rsidRPr="00744225" w:rsidRDefault="00A2114A" w:rsidP="00A2114A">
      <w:pPr>
        <w:pStyle w:val="paragraph"/>
        <w:spacing w:before="0" w:beforeAutospacing="0" w:after="0" w:afterAutospacing="0" w:line="320" w:lineRule="exact"/>
        <w:ind w:left="720"/>
        <w:jc w:val="both"/>
        <w:textAlignment w:val="baseline"/>
        <w:rPr>
          <w:rFonts w:eastAsia="MS Mincho"/>
          <w:sz w:val="22"/>
          <w:szCs w:val="22"/>
        </w:rPr>
      </w:pPr>
    </w:p>
    <w:p w14:paraId="12392010" w14:textId="58898545" w:rsidR="0013667C" w:rsidRPr="00744225" w:rsidRDefault="00181F91" w:rsidP="0013026E">
      <w:pPr>
        <w:pStyle w:val="Ttulo1"/>
        <w:rPr>
          <w:sz w:val="22"/>
          <w:szCs w:val="22"/>
        </w:rPr>
      </w:pPr>
      <w:r w:rsidRPr="00744225">
        <w:rPr>
          <w:i/>
          <w:iCs/>
          <w:sz w:val="22"/>
          <w:szCs w:val="22"/>
        </w:rPr>
        <w:t>Escopo</w:t>
      </w:r>
      <w:r w:rsidRPr="00744225">
        <w:rPr>
          <w:sz w:val="22"/>
          <w:szCs w:val="22"/>
        </w:rPr>
        <w:t xml:space="preserve">. </w:t>
      </w:r>
      <w:r w:rsidR="0011455D" w:rsidRPr="00744225">
        <w:rPr>
          <w:sz w:val="22"/>
          <w:szCs w:val="22"/>
        </w:rPr>
        <w:t xml:space="preserve">Os serviços prestados pela </w:t>
      </w:r>
      <w:r w:rsidR="0011455D" w:rsidRPr="00744225">
        <w:rPr>
          <w:rFonts w:eastAsia="Arial Unicode MS"/>
          <w:b/>
          <w:smallCaps/>
          <w:sz w:val="22"/>
          <w:szCs w:val="22"/>
        </w:rPr>
        <w:t xml:space="preserve">Contratada </w:t>
      </w:r>
      <w:r w:rsidR="0011455D" w:rsidRPr="00744225">
        <w:rPr>
          <w:sz w:val="22"/>
          <w:szCs w:val="22"/>
        </w:rPr>
        <w:t xml:space="preserve">compreendem: i) Ao recebimento das denúncias realizadas por meio da plataforma; </w:t>
      </w:r>
      <w:proofErr w:type="spellStart"/>
      <w:r w:rsidR="0011455D" w:rsidRPr="00744225">
        <w:rPr>
          <w:sz w:val="22"/>
          <w:szCs w:val="22"/>
        </w:rPr>
        <w:t>ii</w:t>
      </w:r>
      <w:proofErr w:type="spellEnd"/>
      <w:r w:rsidR="0011455D" w:rsidRPr="00744225">
        <w:rPr>
          <w:sz w:val="22"/>
          <w:szCs w:val="22"/>
        </w:rPr>
        <w:t xml:space="preserve">) À análise inicial e triagem das informações recebidas; </w:t>
      </w:r>
      <w:proofErr w:type="spellStart"/>
      <w:r w:rsidR="0011455D" w:rsidRPr="00744225">
        <w:rPr>
          <w:sz w:val="22"/>
          <w:szCs w:val="22"/>
        </w:rPr>
        <w:t>iii</w:t>
      </w:r>
      <w:proofErr w:type="spellEnd"/>
      <w:r w:rsidR="0011455D" w:rsidRPr="00744225">
        <w:rPr>
          <w:sz w:val="22"/>
          <w:szCs w:val="22"/>
        </w:rPr>
        <w:t xml:space="preserve">) À classificação e organização dos relatos, conforme sua natureza e conteúdo; </w:t>
      </w:r>
      <w:proofErr w:type="spellStart"/>
      <w:r w:rsidR="0011455D" w:rsidRPr="00744225">
        <w:rPr>
          <w:sz w:val="22"/>
          <w:szCs w:val="22"/>
        </w:rPr>
        <w:t>iv</w:t>
      </w:r>
      <w:proofErr w:type="spellEnd"/>
      <w:r w:rsidR="0011455D" w:rsidRPr="00744225">
        <w:rPr>
          <w:sz w:val="22"/>
          <w:szCs w:val="22"/>
        </w:rPr>
        <w:t xml:space="preserve">) Ao encaminhamento estruturado das denúncias à </w:t>
      </w:r>
      <w:r w:rsidR="00F07B7F" w:rsidRPr="00744225">
        <w:rPr>
          <w:rFonts w:eastAsia="Arial Unicode MS"/>
          <w:b/>
          <w:smallCaps/>
          <w:sz w:val="22"/>
          <w:szCs w:val="22"/>
        </w:rPr>
        <w:t>Contratante</w:t>
      </w:r>
      <w:r w:rsidR="0011455D" w:rsidRPr="00744225">
        <w:rPr>
          <w:sz w:val="22"/>
          <w:szCs w:val="22"/>
        </w:rPr>
        <w:t xml:space="preserve"> para as providências que entender cabíveis; v) </w:t>
      </w:r>
      <w:r w:rsidR="00F07B7F" w:rsidRPr="00744225">
        <w:rPr>
          <w:sz w:val="22"/>
          <w:szCs w:val="22"/>
        </w:rPr>
        <w:t xml:space="preserve">Ao </w:t>
      </w:r>
      <w:r w:rsidR="0011455D" w:rsidRPr="00744225">
        <w:rPr>
          <w:sz w:val="22"/>
          <w:szCs w:val="22"/>
        </w:rPr>
        <w:t>registro e controle das denúncias recebidas, para fins de acompanhamento e organização das informações.</w:t>
      </w:r>
    </w:p>
    <w:p w14:paraId="69FD4B91" w14:textId="77777777" w:rsidR="00AB14E9" w:rsidRPr="00744225" w:rsidRDefault="00AB14E9" w:rsidP="00AB14E9">
      <w:pPr>
        <w:rPr>
          <w:lang w:eastAsia="pt-BR"/>
        </w:rPr>
      </w:pPr>
    </w:p>
    <w:p w14:paraId="555E351F" w14:textId="28BBF7B7" w:rsidR="00AB14E9" w:rsidRPr="00744225" w:rsidRDefault="000E641F" w:rsidP="00D667C1">
      <w:pPr>
        <w:pStyle w:val="Ttulo1"/>
        <w:rPr>
          <w:sz w:val="22"/>
          <w:szCs w:val="22"/>
        </w:rPr>
      </w:pPr>
      <w:r w:rsidRPr="00744225">
        <w:rPr>
          <w:sz w:val="22"/>
          <w:szCs w:val="22"/>
        </w:rPr>
        <w:t xml:space="preserve">Limites. </w:t>
      </w:r>
      <w:r w:rsidR="00AB14E9" w:rsidRPr="00744225">
        <w:rPr>
          <w:sz w:val="22"/>
          <w:szCs w:val="22"/>
        </w:rPr>
        <w:t xml:space="preserve">A atuação da </w:t>
      </w:r>
      <w:r w:rsidR="00AB14E9" w:rsidRPr="00744225">
        <w:rPr>
          <w:rFonts w:eastAsia="Arial Unicode MS"/>
          <w:b/>
          <w:smallCaps/>
          <w:sz w:val="22"/>
          <w:szCs w:val="22"/>
        </w:rPr>
        <w:t xml:space="preserve">Contratada </w:t>
      </w:r>
      <w:r w:rsidR="00AB14E9" w:rsidRPr="00744225">
        <w:rPr>
          <w:sz w:val="22"/>
          <w:szCs w:val="22"/>
        </w:rPr>
        <w:t xml:space="preserve">limita-se ao gerenciamento, análise preliminar e encaminhamento das denúncias, não sendo de sua responsabilidade: i) a investigação dos fatos relatados; </w:t>
      </w:r>
      <w:proofErr w:type="spellStart"/>
      <w:r w:rsidR="00AB14E9" w:rsidRPr="00744225">
        <w:rPr>
          <w:sz w:val="22"/>
          <w:szCs w:val="22"/>
        </w:rPr>
        <w:t>ii</w:t>
      </w:r>
      <w:proofErr w:type="spellEnd"/>
      <w:r w:rsidR="00AB14E9" w:rsidRPr="00744225">
        <w:rPr>
          <w:sz w:val="22"/>
          <w:szCs w:val="22"/>
        </w:rPr>
        <w:t xml:space="preserve">) a adoção de medidas disciplinares ou corretivas; </w:t>
      </w:r>
      <w:proofErr w:type="spellStart"/>
      <w:r w:rsidR="00AB14E9" w:rsidRPr="00744225">
        <w:rPr>
          <w:sz w:val="22"/>
          <w:szCs w:val="22"/>
        </w:rPr>
        <w:t>iii</w:t>
      </w:r>
      <w:proofErr w:type="spellEnd"/>
      <w:r w:rsidR="00AB14E9" w:rsidRPr="00744225">
        <w:rPr>
          <w:sz w:val="22"/>
          <w:szCs w:val="22"/>
        </w:rPr>
        <w:t xml:space="preserve">) a condução de processos internos ou apurações formais; </w:t>
      </w:r>
      <w:proofErr w:type="spellStart"/>
      <w:r w:rsidR="00AB14E9" w:rsidRPr="00744225">
        <w:rPr>
          <w:sz w:val="22"/>
          <w:szCs w:val="22"/>
        </w:rPr>
        <w:t>iv</w:t>
      </w:r>
      <w:proofErr w:type="spellEnd"/>
      <w:r w:rsidR="00AB14E9" w:rsidRPr="00744225">
        <w:rPr>
          <w:sz w:val="22"/>
          <w:szCs w:val="22"/>
        </w:rPr>
        <w:t xml:space="preserve">) a tomada de decisões relacionadas às denúncias recebidas; v) a implementação de qualquer plano de ação decorrente dos relatos. Todas as providências relacionadas à apuração, tratamento e conclusão das denúncias serão de responsabilidade exclusiva da </w:t>
      </w:r>
      <w:r w:rsidR="00373116" w:rsidRPr="00744225">
        <w:rPr>
          <w:rFonts w:eastAsia="Arial Unicode MS"/>
          <w:b/>
          <w:smallCaps/>
          <w:sz w:val="22"/>
          <w:szCs w:val="22"/>
        </w:rPr>
        <w:t>Contratante</w:t>
      </w:r>
      <w:r w:rsidR="00AB14E9" w:rsidRPr="00744225">
        <w:rPr>
          <w:sz w:val="22"/>
          <w:szCs w:val="22"/>
        </w:rPr>
        <w:t>.</w:t>
      </w:r>
    </w:p>
    <w:p w14:paraId="7A5EE285" w14:textId="77777777" w:rsidR="00857FEB" w:rsidRPr="00744225" w:rsidRDefault="00857FEB" w:rsidP="00857FEB">
      <w:pPr>
        <w:rPr>
          <w:lang w:eastAsia="pt-BR"/>
        </w:rPr>
      </w:pPr>
    </w:p>
    <w:p w14:paraId="1929439D" w14:textId="74B3ECA4" w:rsidR="00857FEB" w:rsidRPr="00744225" w:rsidRDefault="00857FEB" w:rsidP="00857FEB">
      <w:pPr>
        <w:pStyle w:val="Ttulo1"/>
        <w:rPr>
          <w:sz w:val="22"/>
          <w:szCs w:val="22"/>
        </w:rPr>
      </w:pPr>
      <w:r w:rsidRPr="00744225">
        <w:rPr>
          <w:i/>
          <w:iCs/>
          <w:sz w:val="22"/>
          <w:szCs w:val="22"/>
        </w:rPr>
        <w:lastRenderedPageBreak/>
        <w:t>Natureza</w:t>
      </w:r>
      <w:r w:rsidRPr="00744225">
        <w:rPr>
          <w:sz w:val="22"/>
          <w:szCs w:val="22"/>
        </w:rPr>
        <w:t>. O serviço prestado possui natureza estritamente administrativa e organizacional, consistindo no apoio à gestão e controle das informações recebidas por meio do canal de denúncias, não se configurando como atividade investigativa,</w:t>
      </w:r>
      <w:r w:rsidR="00A52813" w:rsidRPr="00744225">
        <w:rPr>
          <w:sz w:val="22"/>
          <w:szCs w:val="22"/>
        </w:rPr>
        <w:t xml:space="preserve"> jurídica,</w:t>
      </w:r>
      <w:r w:rsidRPr="00744225">
        <w:rPr>
          <w:sz w:val="22"/>
          <w:szCs w:val="22"/>
        </w:rPr>
        <w:t xml:space="preserve"> decisória ou executiva.</w:t>
      </w:r>
    </w:p>
    <w:p w14:paraId="283F701F" w14:textId="77777777" w:rsidR="00444D6D" w:rsidRPr="00744225" w:rsidRDefault="00444D6D" w:rsidP="00444D6D">
      <w:pPr>
        <w:rPr>
          <w:lang w:eastAsia="pt-BR"/>
        </w:rPr>
      </w:pPr>
    </w:p>
    <w:p w14:paraId="11943DB0" w14:textId="3963FAF8" w:rsidR="001C1F48" w:rsidRPr="00744225" w:rsidRDefault="00373116" w:rsidP="00373116">
      <w:pPr>
        <w:pStyle w:val="Ttulo1"/>
        <w:rPr>
          <w:sz w:val="22"/>
          <w:szCs w:val="22"/>
        </w:rPr>
      </w:pPr>
      <w:r w:rsidRPr="00744225">
        <w:rPr>
          <w:sz w:val="22"/>
          <w:szCs w:val="22"/>
        </w:rPr>
        <w:t xml:space="preserve">A atuação da </w:t>
      </w:r>
      <w:r w:rsidRPr="00744225">
        <w:rPr>
          <w:rFonts w:eastAsia="Arial Unicode MS"/>
          <w:b/>
          <w:smallCaps/>
          <w:sz w:val="22"/>
          <w:szCs w:val="22"/>
        </w:rPr>
        <w:t xml:space="preserve">Contratada </w:t>
      </w:r>
      <w:r w:rsidRPr="00744225">
        <w:rPr>
          <w:sz w:val="22"/>
          <w:szCs w:val="22"/>
        </w:rPr>
        <w:t xml:space="preserve">no âmbito do presente Contrato não abrange a análise jurídica individualizada das denúncias recebidas, tampouco a emissão de pareceres, definição de estratégias jurídicas, condução de investigações internas ou recomendação de medidas disciplinares. Eventual necessidade de análise jurídica específica deverá ser objeto de contratação autônoma ou aditivo contratual, mediante solicitação expressa da </w:t>
      </w:r>
      <w:r w:rsidRPr="00744225">
        <w:rPr>
          <w:rFonts w:eastAsia="Arial Unicode MS"/>
          <w:b/>
          <w:smallCaps/>
          <w:sz w:val="22"/>
          <w:szCs w:val="22"/>
        </w:rPr>
        <w:t>Contratante</w:t>
      </w:r>
      <w:r w:rsidRPr="00744225">
        <w:rPr>
          <w:sz w:val="22"/>
          <w:szCs w:val="22"/>
        </w:rPr>
        <w:t>.</w:t>
      </w:r>
    </w:p>
    <w:bookmarkEnd w:id="1"/>
    <w:bookmarkEnd w:id="2"/>
    <w:p w14:paraId="43807C2E" w14:textId="77777777" w:rsidR="00373116" w:rsidRPr="00744225" w:rsidRDefault="00373116" w:rsidP="00373116">
      <w:pPr>
        <w:pStyle w:val="1"/>
        <w:numPr>
          <w:ilvl w:val="0"/>
          <w:numId w:val="0"/>
        </w:numPr>
        <w:ind w:left="720" w:right="0"/>
        <w:rPr>
          <w:b w:val="0"/>
          <w:bCs w:val="0"/>
          <w:smallCaps w:val="0"/>
          <w:sz w:val="22"/>
          <w:szCs w:val="22"/>
        </w:rPr>
      </w:pPr>
    </w:p>
    <w:p w14:paraId="316C05BC" w14:textId="78AA976F" w:rsidR="357C78E0" w:rsidRPr="00744225" w:rsidRDefault="357C78E0" w:rsidP="004936BD">
      <w:pPr>
        <w:pStyle w:val="1"/>
        <w:ind w:right="0"/>
        <w:rPr>
          <w:b w:val="0"/>
          <w:bCs w:val="0"/>
          <w:smallCaps w:val="0"/>
          <w:sz w:val="22"/>
          <w:szCs w:val="22"/>
        </w:rPr>
      </w:pPr>
      <w:r w:rsidRPr="00744225">
        <w:rPr>
          <w:sz w:val="22"/>
          <w:szCs w:val="22"/>
        </w:rPr>
        <w:t>Objetos Excluídos do Contrato</w:t>
      </w:r>
    </w:p>
    <w:p w14:paraId="540C3880" w14:textId="77777777" w:rsidR="009B2AD5" w:rsidRPr="00744225" w:rsidRDefault="009B2AD5" w:rsidP="004936BD">
      <w:pPr>
        <w:pStyle w:val="1"/>
        <w:numPr>
          <w:ilvl w:val="0"/>
          <w:numId w:val="0"/>
        </w:numPr>
        <w:ind w:left="720" w:right="0"/>
        <w:rPr>
          <w:b w:val="0"/>
          <w:bCs w:val="0"/>
          <w:smallCaps w:val="0"/>
          <w:sz w:val="22"/>
          <w:szCs w:val="22"/>
        </w:rPr>
      </w:pPr>
    </w:p>
    <w:p w14:paraId="6A220B09" w14:textId="01DE32BE" w:rsidR="00004E7F" w:rsidRPr="00744225" w:rsidRDefault="00970DC1" w:rsidP="00DE2A1C">
      <w:pPr>
        <w:pStyle w:val="paragraph"/>
        <w:numPr>
          <w:ilvl w:val="1"/>
          <w:numId w:val="33"/>
        </w:numPr>
        <w:spacing w:before="0" w:beforeAutospacing="0" w:after="0" w:afterAutospacing="0" w:line="320" w:lineRule="exact"/>
        <w:jc w:val="both"/>
        <w:textAlignment w:val="baseline"/>
        <w:rPr>
          <w:rFonts w:eastAsia="MS Mincho"/>
          <w:sz w:val="22"/>
          <w:szCs w:val="22"/>
        </w:rPr>
      </w:pPr>
      <w:r w:rsidRPr="00744225">
        <w:rPr>
          <w:rFonts w:eastAsia="MS Mincho"/>
          <w:i/>
          <w:iCs/>
          <w:sz w:val="22"/>
          <w:szCs w:val="22"/>
        </w:rPr>
        <w:t>Atos jurídicos excluídos do objeto do presente Contrato</w:t>
      </w:r>
      <w:r w:rsidRPr="00744225">
        <w:rPr>
          <w:rFonts w:eastAsia="MS Mincho"/>
          <w:sz w:val="22"/>
          <w:szCs w:val="22"/>
        </w:rPr>
        <w:t>.</w:t>
      </w:r>
      <w:r w:rsidRPr="00744225">
        <w:rPr>
          <w:rFonts w:eastAsia="MS Mincho"/>
          <w:i/>
          <w:iCs/>
          <w:sz w:val="22"/>
          <w:szCs w:val="22"/>
        </w:rPr>
        <w:t xml:space="preserve"> </w:t>
      </w:r>
      <w:r w:rsidR="00C04BB2" w:rsidRPr="00744225">
        <w:rPr>
          <w:rFonts w:eastAsia="MS Mincho"/>
          <w:sz w:val="22"/>
          <w:szCs w:val="22"/>
        </w:rPr>
        <w:t xml:space="preserve">As atividades jurídicas contempladas pela atuação da </w:t>
      </w:r>
      <w:r w:rsidR="00C04BB2" w:rsidRPr="00744225">
        <w:rPr>
          <w:rFonts w:eastAsia="MS Mincho"/>
          <w:b/>
          <w:bCs/>
          <w:smallCaps/>
          <w:sz w:val="22"/>
          <w:szCs w:val="22"/>
        </w:rPr>
        <w:t>Contratada</w:t>
      </w:r>
      <w:r w:rsidR="00C04BB2" w:rsidRPr="00744225">
        <w:rPr>
          <w:rFonts w:eastAsia="MS Mincho"/>
          <w:sz w:val="22"/>
          <w:szCs w:val="22"/>
        </w:rPr>
        <w:t xml:space="preserve"> estão </w:t>
      </w:r>
      <w:r w:rsidR="00B74BA8" w:rsidRPr="00744225">
        <w:rPr>
          <w:rFonts w:eastAsia="MS Mincho"/>
          <w:sz w:val="22"/>
          <w:szCs w:val="22"/>
        </w:rPr>
        <w:t>expressas e exatamente delineadas</w:t>
      </w:r>
      <w:r w:rsidR="00C04BB2" w:rsidRPr="00744225">
        <w:rPr>
          <w:rFonts w:eastAsia="MS Mincho"/>
          <w:sz w:val="22"/>
          <w:szCs w:val="22"/>
        </w:rPr>
        <w:t xml:space="preserve"> n</w:t>
      </w:r>
      <w:r w:rsidR="003C735A" w:rsidRPr="00744225">
        <w:rPr>
          <w:rFonts w:eastAsia="MS Mincho"/>
          <w:sz w:val="22"/>
          <w:szCs w:val="22"/>
        </w:rPr>
        <w:t>o item 1 do presente contrato</w:t>
      </w:r>
      <w:r w:rsidR="004510D0" w:rsidRPr="00744225">
        <w:rPr>
          <w:rFonts w:eastAsia="MS Mincho"/>
          <w:sz w:val="22"/>
          <w:szCs w:val="22"/>
        </w:rPr>
        <w:t xml:space="preserve">. </w:t>
      </w:r>
      <w:r w:rsidRPr="00744225">
        <w:rPr>
          <w:rFonts w:eastAsia="MS Mincho"/>
          <w:sz w:val="22"/>
          <w:szCs w:val="22"/>
        </w:rPr>
        <w:t xml:space="preserve">Dentre </w:t>
      </w:r>
      <w:r w:rsidR="00B74BA8" w:rsidRPr="00744225">
        <w:rPr>
          <w:rFonts w:eastAsia="MS Mincho"/>
          <w:sz w:val="22"/>
          <w:szCs w:val="22"/>
        </w:rPr>
        <w:t xml:space="preserve">todas as </w:t>
      </w:r>
      <w:r w:rsidRPr="00744225">
        <w:rPr>
          <w:rFonts w:eastAsia="MS Mincho"/>
          <w:sz w:val="22"/>
          <w:szCs w:val="22"/>
        </w:rPr>
        <w:t xml:space="preserve">outras matérias </w:t>
      </w:r>
      <w:r w:rsidR="00270187" w:rsidRPr="00744225">
        <w:rPr>
          <w:rFonts w:eastAsia="MS Mincho"/>
          <w:sz w:val="22"/>
          <w:szCs w:val="22"/>
        </w:rPr>
        <w:t xml:space="preserve">do Direito </w:t>
      </w:r>
      <w:r w:rsidRPr="00744225">
        <w:rPr>
          <w:rFonts w:eastAsia="MS Mincho"/>
          <w:sz w:val="22"/>
          <w:szCs w:val="22"/>
        </w:rPr>
        <w:t>não relacionadas aos Serviços, o presente Contrato</w:t>
      </w:r>
      <w:r w:rsidR="00CA47BA" w:rsidRPr="00744225">
        <w:rPr>
          <w:rFonts w:eastAsia="MS Mincho"/>
          <w:sz w:val="22"/>
          <w:szCs w:val="22"/>
        </w:rPr>
        <w:t xml:space="preserve"> também</w:t>
      </w:r>
      <w:r w:rsidRPr="00744225">
        <w:rPr>
          <w:rFonts w:eastAsia="MS Mincho"/>
          <w:sz w:val="22"/>
          <w:szCs w:val="22"/>
        </w:rPr>
        <w:t xml:space="preserve"> não abrangerá: (i) A condução de processos</w:t>
      </w:r>
      <w:r w:rsidR="002A0E87" w:rsidRPr="00744225">
        <w:rPr>
          <w:rFonts w:eastAsia="MS Mincho"/>
          <w:sz w:val="22"/>
          <w:szCs w:val="22"/>
        </w:rPr>
        <w:t xml:space="preserve"> administrativos</w:t>
      </w:r>
      <w:r w:rsidR="004168B9" w:rsidRPr="00744225">
        <w:rPr>
          <w:rFonts w:eastAsia="MS Mincho"/>
          <w:sz w:val="22"/>
          <w:szCs w:val="22"/>
        </w:rPr>
        <w:t xml:space="preserve"> ou arbitrais</w:t>
      </w:r>
      <w:r w:rsidRPr="00744225">
        <w:rPr>
          <w:rFonts w:eastAsia="MS Mincho"/>
          <w:sz w:val="22"/>
          <w:szCs w:val="22"/>
        </w:rPr>
        <w:t>; (</w:t>
      </w:r>
      <w:proofErr w:type="spellStart"/>
      <w:r w:rsidRPr="00744225">
        <w:rPr>
          <w:rFonts w:eastAsia="MS Mincho"/>
          <w:sz w:val="22"/>
          <w:szCs w:val="22"/>
        </w:rPr>
        <w:t>ii</w:t>
      </w:r>
      <w:proofErr w:type="spellEnd"/>
      <w:r w:rsidRPr="00744225">
        <w:rPr>
          <w:rFonts w:eastAsia="MS Mincho"/>
          <w:sz w:val="22"/>
          <w:szCs w:val="22"/>
        </w:rPr>
        <w:t xml:space="preserve">) </w:t>
      </w:r>
      <w:r w:rsidR="002A0E87" w:rsidRPr="00744225">
        <w:rPr>
          <w:rFonts w:eastAsia="MS Mincho"/>
          <w:sz w:val="22"/>
          <w:szCs w:val="22"/>
        </w:rPr>
        <w:t>Consultoria em direito tributário, societário ou regulatório</w:t>
      </w:r>
      <w:r w:rsidRPr="00744225">
        <w:rPr>
          <w:rFonts w:eastAsia="MS Mincho"/>
          <w:sz w:val="22"/>
          <w:szCs w:val="22"/>
        </w:rPr>
        <w:t>; (</w:t>
      </w:r>
      <w:proofErr w:type="spellStart"/>
      <w:r w:rsidRPr="00744225">
        <w:rPr>
          <w:rFonts w:eastAsia="MS Mincho"/>
          <w:sz w:val="22"/>
          <w:szCs w:val="22"/>
        </w:rPr>
        <w:t>iii</w:t>
      </w:r>
      <w:proofErr w:type="spellEnd"/>
      <w:r w:rsidRPr="00744225">
        <w:rPr>
          <w:rFonts w:eastAsia="MS Mincho"/>
          <w:sz w:val="22"/>
          <w:szCs w:val="22"/>
        </w:rPr>
        <w:t xml:space="preserve">) </w:t>
      </w:r>
      <w:r w:rsidR="002A0E87" w:rsidRPr="00744225">
        <w:rPr>
          <w:rFonts w:eastAsia="MS Mincho"/>
          <w:sz w:val="22"/>
          <w:szCs w:val="22"/>
        </w:rPr>
        <w:t>Elaboração de pareceres técnicos;</w:t>
      </w:r>
      <w:r w:rsidRPr="00744225">
        <w:rPr>
          <w:rFonts w:eastAsia="MS Mincho"/>
          <w:sz w:val="22"/>
          <w:szCs w:val="22"/>
        </w:rPr>
        <w:t xml:space="preserve"> (</w:t>
      </w:r>
      <w:proofErr w:type="spellStart"/>
      <w:r w:rsidR="002A0E87" w:rsidRPr="00744225">
        <w:rPr>
          <w:rFonts w:eastAsia="MS Mincho"/>
          <w:sz w:val="22"/>
          <w:szCs w:val="22"/>
        </w:rPr>
        <w:t>i</w:t>
      </w:r>
      <w:r w:rsidRPr="00744225">
        <w:rPr>
          <w:rFonts w:eastAsia="MS Mincho"/>
          <w:sz w:val="22"/>
          <w:szCs w:val="22"/>
        </w:rPr>
        <w:t>v</w:t>
      </w:r>
      <w:proofErr w:type="spellEnd"/>
      <w:r w:rsidRPr="00744225">
        <w:rPr>
          <w:rFonts w:eastAsia="MS Mincho"/>
          <w:sz w:val="22"/>
          <w:szCs w:val="22"/>
        </w:rPr>
        <w:t>)</w:t>
      </w:r>
      <w:r w:rsidR="002A0E87" w:rsidRPr="00744225">
        <w:rPr>
          <w:sz w:val="22"/>
          <w:szCs w:val="22"/>
        </w:rPr>
        <w:t xml:space="preserve"> </w:t>
      </w:r>
      <w:r w:rsidR="002A0E87" w:rsidRPr="00744225">
        <w:rPr>
          <w:rFonts w:eastAsia="MS Mincho"/>
          <w:sz w:val="22"/>
          <w:szCs w:val="22"/>
        </w:rPr>
        <w:t>Gestão eletrônica de contratos por plataformas terceirizadas; (v)</w:t>
      </w:r>
      <w:r w:rsidRPr="00744225">
        <w:rPr>
          <w:rFonts w:eastAsia="MS Mincho"/>
          <w:sz w:val="22"/>
          <w:szCs w:val="22"/>
        </w:rPr>
        <w:t xml:space="preserve"> Consultoria, confecção de minutas contratuais ou implementação de procedimentos e diretrizes atinentes à Lei Geral de Proteção de Dados (“LGPD”); (vi)</w:t>
      </w:r>
      <w:r w:rsidR="002A0E87" w:rsidRPr="00744225">
        <w:rPr>
          <w:rFonts w:eastAsia="MS Mincho"/>
          <w:sz w:val="22"/>
          <w:szCs w:val="22"/>
        </w:rPr>
        <w:t xml:space="preserve"> Consultoria societária, estruturação jurídica de empresas ou </w:t>
      </w:r>
      <w:r w:rsidRPr="00744225">
        <w:rPr>
          <w:rFonts w:eastAsia="MS Mincho"/>
          <w:sz w:val="22"/>
          <w:szCs w:val="22"/>
        </w:rPr>
        <w:t xml:space="preserve">patrimonial, seja por meio de criação de </w:t>
      </w:r>
      <w:r w:rsidRPr="00744225">
        <w:rPr>
          <w:rFonts w:eastAsia="MS Mincho"/>
          <w:i/>
          <w:iCs/>
          <w:sz w:val="22"/>
          <w:szCs w:val="22"/>
        </w:rPr>
        <w:t>Holdings</w:t>
      </w:r>
      <w:r w:rsidRPr="00744225">
        <w:rPr>
          <w:rFonts w:eastAsia="MS Mincho"/>
          <w:sz w:val="22"/>
          <w:szCs w:val="22"/>
        </w:rPr>
        <w:t xml:space="preserve">, Empresas Estrangeiras ou Empresas voltadas ao Planejamento Familiar Sucessório; </w:t>
      </w:r>
      <w:r w:rsidR="00D73DD8" w:rsidRPr="00744225">
        <w:rPr>
          <w:rFonts w:eastAsia="MS Mincho"/>
          <w:sz w:val="22"/>
          <w:szCs w:val="22"/>
        </w:rPr>
        <w:t>(</w:t>
      </w:r>
      <w:proofErr w:type="spellStart"/>
      <w:r w:rsidR="002A0E87" w:rsidRPr="00744225">
        <w:rPr>
          <w:rFonts w:eastAsia="MS Mincho"/>
          <w:sz w:val="22"/>
          <w:szCs w:val="22"/>
        </w:rPr>
        <w:t>vii</w:t>
      </w:r>
      <w:proofErr w:type="spellEnd"/>
      <w:r w:rsidR="00D73DD8" w:rsidRPr="00744225">
        <w:rPr>
          <w:rFonts w:eastAsia="MS Mincho"/>
          <w:sz w:val="22"/>
          <w:szCs w:val="22"/>
        </w:rPr>
        <w:t xml:space="preserve">) </w:t>
      </w:r>
      <w:r w:rsidRPr="00744225">
        <w:rPr>
          <w:rFonts w:eastAsia="MS Mincho"/>
          <w:sz w:val="22"/>
          <w:szCs w:val="22"/>
        </w:rPr>
        <w:t>Elaboração, revisão e alteração de contratos e instrumentos relacionados às questões regulatórias e administrativas, que envolvam, dentre outras matérias, mercado de capitais, licenças, alvarás de atividades empresariais dependentes de autorização</w:t>
      </w:r>
      <w:r w:rsidR="00EC105F" w:rsidRPr="00744225">
        <w:rPr>
          <w:rFonts w:eastAsia="MS Mincho"/>
          <w:sz w:val="22"/>
          <w:szCs w:val="22"/>
        </w:rPr>
        <w:t xml:space="preserve">. </w:t>
      </w:r>
    </w:p>
    <w:p w14:paraId="31B82EEE" w14:textId="77777777" w:rsidR="00EC105F" w:rsidRPr="00744225" w:rsidRDefault="00EC105F" w:rsidP="00EC105F">
      <w:pPr>
        <w:pStyle w:val="paragraph"/>
        <w:spacing w:before="0" w:beforeAutospacing="0" w:after="0" w:afterAutospacing="0" w:line="320" w:lineRule="exact"/>
        <w:ind w:left="720"/>
        <w:jc w:val="both"/>
        <w:textAlignment w:val="baseline"/>
        <w:rPr>
          <w:rFonts w:eastAsia="MS Mincho"/>
          <w:sz w:val="22"/>
          <w:szCs w:val="22"/>
        </w:rPr>
      </w:pPr>
    </w:p>
    <w:p w14:paraId="360E13A6" w14:textId="1FB4DFAB" w:rsidR="00004E7F" w:rsidRPr="00744225" w:rsidRDefault="00DC5F31" w:rsidP="00711A30">
      <w:pPr>
        <w:pStyle w:val="paragraph"/>
        <w:numPr>
          <w:ilvl w:val="1"/>
          <w:numId w:val="33"/>
        </w:numPr>
        <w:spacing w:before="0" w:beforeAutospacing="0" w:after="0" w:afterAutospacing="0" w:line="320" w:lineRule="exact"/>
        <w:jc w:val="both"/>
        <w:textAlignment w:val="baseline"/>
        <w:rPr>
          <w:rFonts w:eastAsia="MS Mincho"/>
          <w:sz w:val="22"/>
          <w:szCs w:val="22"/>
        </w:rPr>
      </w:pPr>
      <w:ins w:id="3" w:author="Letícia Santana Rodrigues" w:date="2026-04-01T16:28:00Z" w16du:dateUtc="2026-04-01T19:28:00Z">
        <w:r w:rsidRPr="00CB0D89">
          <w:rPr>
            <w:rFonts w:eastAsia="MS Mincho"/>
            <w:i/>
            <w:iCs/>
            <w:sz w:val="22"/>
            <w:szCs w:val="22"/>
          </w:rPr>
          <w:t>Atividades jurídicas trabalhistas excluídas do objeto do presente Contrato.</w:t>
        </w:r>
        <w:r>
          <w:rPr>
            <w:rFonts w:eastAsia="MS Mincho"/>
            <w:i/>
            <w:iCs/>
            <w:sz w:val="22"/>
            <w:szCs w:val="22"/>
          </w:rPr>
          <w:t xml:space="preserve"> </w:t>
        </w:r>
      </w:ins>
      <w:r w:rsidR="00004E7F" w:rsidRPr="00744225">
        <w:rPr>
          <w:rFonts w:eastAsia="MS Mincho"/>
          <w:sz w:val="22"/>
          <w:szCs w:val="22"/>
        </w:rPr>
        <w:t xml:space="preserve">Também são as atividades jurídicas trabalhistas </w:t>
      </w:r>
      <w:r w:rsidR="00004E7F" w:rsidRPr="00744225">
        <w:rPr>
          <w:rFonts w:eastAsia="MS Mincho"/>
          <w:b/>
          <w:bCs/>
          <w:sz w:val="22"/>
          <w:szCs w:val="22"/>
        </w:rPr>
        <w:t xml:space="preserve">não vinculadas ao presente </w:t>
      </w:r>
      <w:ins w:id="4" w:author="Letícia Santana Rodrigues" w:date="2026-04-01T16:28:00Z" w16du:dateUtc="2026-04-01T19:28:00Z">
        <w:r>
          <w:rPr>
            <w:rFonts w:eastAsia="MS Mincho"/>
            <w:b/>
            <w:bCs/>
            <w:sz w:val="22"/>
            <w:szCs w:val="22"/>
          </w:rPr>
          <w:t>C</w:t>
        </w:r>
      </w:ins>
      <w:del w:id="5" w:author="Letícia Santana Rodrigues" w:date="2026-04-01T16:28:00Z" w16du:dateUtc="2026-04-01T19:28:00Z">
        <w:r w:rsidR="00004E7F" w:rsidRPr="00744225" w:rsidDel="00DC5F31">
          <w:rPr>
            <w:rFonts w:eastAsia="MS Mincho"/>
            <w:b/>
            <w:bCs/>
            <w:sz w:val="22"/>
            <w:szCs w:val="22"/>
          </w:rPr>
          <w:delText>c</w:delText>
        </w:r>
      </w:del>
      <w:r w:rsidR="00004E7F" w:rsidRPr="00744225">
        <w:rPr>
          <w:rFonts w:eastAsia="MS Mincho"/>
          <w:b/>
          <w:bCs/>
          <w:sz w:val="22"/>
          <w:szCs w:val="22"/>
        </w:rPr>
        <w:t>ontrato</w:t>
      </w:r>
      <w:r w:rsidR="00004E7F" w:rsidRPr="00744225">
        <w:rPr>
          <w:rFonts w:eastAsia="MS Mincho"/>
          <w:sz w:val="22"/>
          <w:szCs w:val="22"/>
        </w:rPr>
        <w:t xml:space="preserve">, </w:t>
      </w:r>
      <w:r w:rsidR="00004E7F" w:rsidRPr="00DC5F31">
        <w:rPr>
          <w:rFonts w:eastAsia="MS Mincho"/>
          <w:sz w:val="22"/>
          <w:szCs w:val="22"/>
          <w:rPrChange w:id="6" w:author="Letícia Santana Rodrigues" w:date="2026-04-01T16:28:00Z" w16du:dateUtc="2026-04-01T19:28:00Z">
            <w:rPr>
              <w:rFonts w:eastAsia="MS Mincho"/>
              <w:sz w:val="22"/>
              <w:szCs w:val="22"/>
              <w:u w:val="single"/>
            </w:rPr>
          </w:rPrChange>
        </w:rPr>
        <w:t>podendo ser objeto de aditivo contratual</w:t>
      </w:r>
      <w:ins w:id="7" w:author="Letícia Santana Rodrigues" w:date="2026-04-01T16:29:00Z" w16du:dateUtc="2026-04-01T19:29:00Z">
        <w:r>
          <w:rPr>
            <w:rFonts w:eastAsia="MS Mincho"/>
            <w:sz w:val="22"/>
            <w:szCs w:val="22"/>
          </w:rPr>
          <w:t>, conforme Cláusula 2.3.</w:t>
        </w:r>
      </w:ins>
      <w:r w:rsidR="00004E7F" w:rsidRPr="00744225">
        <w:rPr>
          <w:rFonts w:eastAsia="MS Mincho"/>
          <w:sz w:val="22"/>
          <w:szCs w:val="22"/>
        </w:rPr>
        <w:t xml:space="preserve">: </w:t>
      </w:r>
      <w:r w:rsidR="005A0893" w:rsidRPr="00744225">
        <w:rPr>
          <w:rFonts w:eastAsia="MS Mincho"/>
          <w:sz w:val="22"/>
          <w:szCs w:val="22"/>
        </w:rPr>
        <w:t xml:space="preserve">i) atuação defensiva em reclamações trabalhistas; </w:t>
      </w:r>
      <w:proofErr w:type="spellStart"/>
      <w:r w:rsidR="005A0893" w:rsidRPr="00744225">
        <w:rPr>
          <w:rFonts w:eastAsia="MS Mincho"/>
          <w:sz w:val="22"/>
          <w:szCs w:val="22"/>
        </w:rPr>
        <w:t>i</w:t>
      </w:r>
      <w:r w:rsidR="00004E7F" w:rsidRPr="00744225">
        <w:rPr>
          <w:rFonts w:eastAsia="MS Mincho"/>
          <w:sz w:val="22"/>
          <w:szCs w:val="22"/>
        </w:rPr>
        <w:t>i</w:t>
      </w:r>
      <w:proofErr w:type="spellEnd"/>
      <w:r w:rsidR="00004E7F" w:rsidRPr="00744225">
        <w:rPr>
          <w:rFonts w:eastAsia="MS Mincho"/>
          <w:sz w:val="22"/>
          <w:szCs w:val="22"/>
        </w:rPr>
        <w:t xml:space="preserve">) a condução consultiva de </w:t>
      </w:r>
      <w:r w:rsidR="000446EF" w:rsidRPr="00744225">
        <w:rPr>
          <w:rFonts w:eastAsia="MS Mincho"/>
          <w:sz w:val="22"/>
          <w:szCs w:val="22"/>
        </w:rPr>
        <w:t>dúvidas diárias trabalhistas</w:t>
      </w:r>
      <w:r w:rsidR="00004E7F" w:rsidRPr="00744225">
        <w:rPr>
          <w:rFonts w:eastAsia="MS Mincho"/>
          <w:sz w:val="22"/>
          <w:szCs w:val="22"/>
        </w:rPr>
        <w:t xml:space="preserve">; </w:t>
      </w:r>
      <w:proofErr w:type="spellStart"/>
      <w:r w:rsidR="00004E7F" w:rsidRPr="00744225">
        <w:rPr>
          <w:rFonts w:eastAsia="MS Mincho"/>
          <w:sz w:val="22"/>
          <w:szCs w:val="22"/>
        </w:rPr>
        <w:t>ii</w:t>
      </w:r>
      <w:r w:rsidR="005A0893" w:rsidRPr="00744225">
        <w:rPr>
          <w:rFonts w:eastAsia="MS Mincho"/>
          <w:sz w:val="22"/>
          <w:szCs w:val="22"/>
        </w:rPr>
        <w:t>i</w:t>
      </w:r>
      <w:proofErr w:type="spellEnd"/>
      <w:r w:rsidR="00004E7F" w:rsidRPr="00744225">
        <w:rPr>
          <w:rFonts w:eastAsia="MS Mincho"/>
          <w:sz w:val="22"/>
          <w:szCs w:val="22"/>
        </w:rPr>
        <w:t xml:space="preserve">) reestruturação de governança trabalhista mediante a aplicação de programa </w:t>
      </w:r>
      <w:r w:rsidR="00004E7F" w:rsidRPr="00744225">
        <w:rPr>
          <w:rFonts w:eastAsia="MS Mincho"/>
          <w:i/>
          <w:iCs/>
          <w:sz w:val="22"/>
          <w:szCs w:val="22"/>
        </w:rPr>
        <w:t>compliance</w:t>
      </w:r>
      <w:r w:rsidR="00004E7F" w:rsidRPr="00744225">
        <w:rPr>
          <w:rFonts w:eastAsia="MS Mincho"/>
          <w:sz w:val="22"/>
          <w:szCs w:val="22"/>
        </w:rPr>
        <w:t xml:space="preserve"> trabalhista; </w:t>
      </w:r>
      <w:proofErr w:type="spellStart"/>
      <w:r w:rsidR="00004E7F" w:rsidRPr="00744225">
        <w:rPr>
          <w:rFonts w:eastAsia="MS Mincho"/>
          <w:sz w:val="22"/>
          <w:szCs w:val="22"/>
        </w:rPr>
        <w:t>i</w:t>
      </w:r>
      <w:r w:rsidR="005A0893" w:rsidRPr="00744225">
        <w:rPr>
          <w:rFonts w:eastAsia="MS Mincho"/>
          <w:sz w:val="22"/>
          <w:szCs w:val="22"/>
        </w:rPr>
        <w:t>v</w:t>
      </w:r>
      <w:proofErr w:type="spellEnd"/>
      <w:r w:rsidR="00004E7F" w:rsidRPr="00744225">
        <w:rPr>
          <w:rFonts w:eastAsia="MS Mincho"/>
          <w:sz w:val="22"/>
          <w:szCs w:val="22"/>
        </w:rPr>
        <w:t xml:space="preserve">) </w:t>
      </w:r>
      <w:r w:rsidR="00871D7B" w:rsidRPr="00744225">
        <w:rPr>
          <w:sz w:val="22"/>
          <w:szCs w:val="22"/>
        </w:rPr>
        <w:t xml:space="preserve">realização de Auditoria Trabalhista, com o objetivo de identificar, mapear e mensurar </w:t>
      </w:r>
      <w:r w:rsidR="00871D7B" w:rsidRPr="00744225">
        <w:rPr>
          <w:b/>
          <w:bCs/>
          <w:sz w:val="22"/>
          <w:szCs w:val="22"/>
        </w:rPr>
        <w:t>riscos trabalhistas específicos</w:t>
      </w:r>
      <w:r w:rsidR="00871D7B" w:rsidRPr="00744225">
        <w:rPr>
          <w:sz w:val="22"/>
          <w:szCs w:val="22"/>
        </w:rPr>
        <w:t>, evidentes e ocultos, bem como oferecer recomendações estratégicas para mitigação de contingências jurídicas, financeiras e reputacionais</w:t>
      </w:r>
      <w:r w:rsidR="00B90F6D" w:rsidRPr="00744225">
        <w:rPr>
          <w:sz w:val="22"/>
          <w:szCs w:val="22"/>
        </w:rPr>
        <w:t xml:space="preserve">, exceto ao que se refere aos riscos psicossociais, objeto do contrato em questão; </w:t>
      </w:r>
      <w:r w:rsidR="00004E7F" w:rsidRPr="00744225">
        <w:rPr>
          <w:rFonts w:eastAsia="MS Mincho"/>
          <w:sz w:val="22"/>
          <w:szCs w:val="22"/>
        </w:rPr>
        <w:t>v) atuação defensiva em procedimentos administrativos conduzidos pelo Ministério Público do Trabalho e Ministério do Trabalho e Emprego; v</w:t>
      </w:r>
      <w:r w:rsidR="005A0893" w:rsidRPr="00744225">
        <w:rPr>
          <w:rFonts w:eastAsia="MS Mincho"/>
          <w:sz w:val="22"/>
          <w:szCs w:val="22"/>
        </w:rPr>
        <w:t>i</w:t>
      </w:r>
      <w:r w:rsidR="00004E7F" w:rsidRPr="00744225">
        <w:rPr>
          <w:rFonts w:eastAsia="MS Mincho"/>
          <w:sz w:val="22"/>
          <w:szCs w:val="22"/>
        </w:rPr>
        <w:t>) Realização de sustentação oral nos Tribunais Regionais do Trabalho e Tribunal Superior do Trabalho</w:t>
      </w:r>
      <w:r w:rsidR="000476DF" w:rsidRPr="00744225">
        <w:rPr>
          <w:rFonts w:eastAsia="MS Mincho"/>
          <w:sz w:val="22"/>
          <w:szCs w:val="22"/>
        </w:rPr>
        <w:t xml:space="preserve">; </w:t>
      </w:r>
      <w:r w:rsidR="005A268C" w:rsidRPr="00744225">
        <w:rPr>
          <w:rFonts w:eastAsia="MS Mincho"/>
          <w:sz w:val="22"/>
          <w:szCs w:val="22"/>
        </w:rPr>
        <w:t xml:space="preserve">e </w:t>
      </w:r>
      <w:proofErr w:type="spellStart"/>
      <w:r w:rsidR="000476DF" w:rsidRPr="00744225">
        <w:rPr>
          <w:rFonts w:eastAsia="MS Mincho"/>
          <w:sz w:val="22"/>
          <w:szCs w:val="22"/>
        </w:rPr>
        <w:t>vii</w:t>
      </w:r>
      <w:proofErr w:type="spellEnd"/>
      <w:r w:rsidR="000476DF" w:rsidRPr="00744225">
        <w:rPr>
          <w:rFonts w:eastAsia="MS Mincho"/>
          <w:sz w:val="22"/>
          <w:szCs w:val="22"/>
        </w:rPr>
        <w:t xml:space="preserve">) </w:t>
      </w:r>
      <w:r w:rsidR="005A268C" w:rsidRPr="00744225">
        <w:rPr>
          <w:rFonts w:eastAsia="MS Mincho"/>
          <w:sz w:val="22"/>
          <w:szCs w:val="22"/>
        </w:rPr>
        <w:t xml:space="preserve">identificação e mapeamento de fatores de </w:t>
      </w:r>
      <w:r w:rsidR="005A268C" w:rsidRPr="00744225">
        <w:rPr>
          <w:rFonts w:eastAsia="MS Mincho"/>
          <w:b/>
          <w:bCs/>
          <w:sz w:val="22"/>
          <w:szCs w:val="22"/>
        </w:rPr>
        <w:t>riscos psicossociais</w:t>
      </w:r>
      <w:r w:rsidR="005A268C" w:rsidRPr="00744225">
        <w:rPr>
          <w:rFonts w:eastAsia="MS Mincho"/>
          <w:sz w:val="22"/>
          <w:szCs w:val="22"/>
        </w:rPr>
        <w:t xml:space="preserve"> relacionados ao trabalho, com enfoque nas diretrizes da NR-1.</w:t>
      </w:r>
      <w:r w:rsidR="000476DF" w:rsidRPr="00744225">
        <w:rPr>
          <w:rFonts w:eastAsia="MS Mincho"/>
          <w:sz w:val="22"/>
          <w:szCs w:val="22"/>
        </w:rPr>
        <w:t xml:space="preserve"> </w:t>
      </w:r>
    </w:p>
    <w:p w14:paraId="611D5B6D" w14:textId="77777777" w:rsidR="002A0E87" w:rsidRPr="00744225" w:rsidRDefault="002A0E87" w:rsidP="004936BD">
      <w:pPr>
        <w:pStyle w:val="paragraph"/>
        <w:spacing w:before="0" w:beforeAutospacing="0" w:after="0" w:afterAutospacing="0" w:line="320" w:lineRule="exact"/>
        <w:ind w:left="720"/>
        <w:jc w:val="both"/>
        <w:textAlignment w:val="baseline"/>
        <w:rPr>
          <w:rFonts w:eastAsia="MS Mincho"/>
          <w:sz w:val="22"/>
          <w:szCs w:val="22"/>
        </w:rPr>
      </w:pPr>
    </w:p>
    <w:p w14:paraId="68872847" w14:textId="21506187" w:rsidR="00970DC1" w:rsidRPr="00744225" w:rsidRDefault="00970DC1" w:rsidP="004936BD">
      <w:pPr>
        <w:pStyle w:val="paragraph"/>
        <w:numPr>
          <w:ilvl w:val="1"/>
          <w:numId w:val="33"/>
        </w:numPr>
        <w:spacing w:before="0" w:beforeAutospacing="0" w:after="0" w:afterAutospacing="0" w:line="320" w:lineRule="exact"/>
        <w:jc w:val="both"/>
        <w:textAlignment w:val="baseline"/>
        <w:rPr>
          <w:rFonts w:eastAsia="MS Mincho"/>
          <w:sz w:val="22"/>
          <w:szCs w:val="22"/>
        </w:rPr>
      </w:pPr>
      <w:r w:rsidRPr="00744225">
        <w:rPr>
          <w:rFonts w:eastAsia="MS Mincho"/>
          <w:i/>
          <w:iCs/>
          <w:sz w:val="22"/>
          <w:szCs w:val="22"/>
        </w:rPr>
        <w:t xml:space="preserve">Alteração do escopo contratual. </w:t>
      </w:r>
      <w:r w:rsidRPr="00744225">
        <w:rPr>
          <w:rFonts w:eastAsia="MS Mincho"/>
          <w:sz w:val="22"/>
          <w:szCs w:val="22"/>
        </w:rPr>
        <w:t xml:space="preserve">Eventual alteração ou acréscimo no escopo dos Serviços, inclusive a contratação da atuação de quaisquer das hipóteses excluídas do presente Contrato, </w:t>
      </w:r>
      <w:ins w:id="8" w:author="Letícia Santana Rodrigues" w:date="2026-04-01T16:29:00Z" w16du:dateUtc="2026-04-01T19:29:00Z">
        <w:r w:rsidR="00DC5F31">
          <w:rPr>
            <w:rFonts w:eastAsia="MS Mincho"/>
            <w:sz w:val="22"/>
            <w:szCs w:val="22"/>
          </w:rPr>
          <w:t xml:space="preserve">conforme mencionado nas Cláusulas 2.1. e 2.2., </w:t>
        </w:r>
      </w:ins>
      <w:r w:rsidRPr="00744225">
        <w:rPr>
          <w:rFonts w:eastAsia="MS Mincho"/>
          <w:sz w:val="22"/>
          <w:szCs w:val="22"/>
        </w:rPr>
        <w:t>somente poderão ser realiza</w:t>
      </w:r>
      <w:ins w:id="9" w:author="Letícia Santana Rodrigues" w:date="2026-04-01T16:29:00Z" w16du:dateUtc="2026-04-01T19:29:00Z">
        <w:r w:rsidR="00DC5F31">
          <w:rPr>
            <w:rFonts w:eastAsia="MS Mincho"/>
            <w:sz w:val="22"/>
            <w:szCs w:val="22"/>
          </w:rPr>
          <w:t>dos</w:t>
        </w:r>
      </w:ins>
      <w:del w:id="10" w:author="Letícia Santana Rodrigues" w:date="2026-04-01T16:29:00Z" w16du:dateUtc="2026-04-01T19:29:00Z">
        <w:r w:rsidRPr="00744225" w:rsidDel="00DC5F31">
          <w:rPr>
            <w:rFonts w:eastAsia="MS Mincho"/>
            <w:sz w:val="22"/>
            <w:szCs w:val="22"/>
          </w:rPr>
          <w:delText>r</w:delText>
        </w:r>
      </w:del>
      <w:r w:rsidRPr="00744225">
        <w:rPr>
          <w:rFonts w:eastAsia="MS Mincho"/>
          <w:sz w:val="22"/>
          <w:szCs w:val="22"/>
        </w:rPr>
        <w:t xml:space="preserve"> mediante aditivo contratual.</w:t>
      </w:r>
    </w:p>
    <w:p w14:paraId="59BD821A" w14:textId="77777777" w:rsidR="007032F3" w:rsidRPr="00744225" w:rsidRDefault="007032F3" w:rsidP="004936BD">
      <w:pPr>
        <w:pStyle w:val="paragraph"/>
        <w:spacing w:before="0" w:beforeAutospacing="0" w:after="0" w:afterAutospacing="0" w:line="320" w:lineRule="exact"/>
        <w:jc w:val="both"/>
        <w:textAlignment w:val="baseline"/>
        <w:rPr>
          <w:rFonts w:eastAsia="MS Mincho"/>
          <w:sz w:val="22"/>
          <w:szCs w:val="22"/>
        </w:rPr>
      </w:pPr>
    </w:p>
    <w:p w14:paraId="1E98CFEE" w14:textId="546E5D62" w:rsidR="003D3790" w:rsidRPr="00744225"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bookmarkStart w:id="11" w:name="_Ref139384128"/>
      <w:r w:rsidRPr="00744225">
        <w:rPr>
          <w:rFonts w:ascii="Times New Roman" w:eastAsia="Times New Roman" w:hAnsi="Times New Roman"/>
          <w:b/>
          <w:bCs/>
          <w:smallCaps/>
          <w:lang w:eastAsia="pt-BR"/>
        </w:rPr>
        <w:t>Preço e Forma de pagamento</w:t>
      </w:r>
      <w:bookmarkEnd w:id="11"/>
    </w:p>
    <w:p w14:paraId="676DB0A1" w14:textId="77777777" w:rsidR="003D3790" w:rsidRPr="00744225" w:rsidRDefault="003D3790" w:rsidP="004936BD">
      <w:pPr>
        <w:spacing w:after="0" w:line="320" w:lineRule="exact"/>
        <w:ind w:left="360"/>
        <w:jc w:val="both"/>
        <w:rPr>
          <w:rFonts w:ascii="Times New Roman" w:eastAsia="Times New Roman" w:hAnsi="Times New Roman" w:cs="Times New Roman"/>
          <w:b/>
          <w:bCs/>
          <w:smallCaps/>
          <w:lang w:eastAsia="pt-BR"/>
        </w:rPr>
      </w:pPr>
    </w:p>
    <w:p w14:paraId="72252058" w14:textId="1F87DC17" w:rsidR="004936BD" w:rsidRPr="00744225" w:rsidRDefault="00D50A33" w:rsidP="007858A8">
      <w:pPr>
        <w:pStyle w:val="Ttulo1"/>
        <w:rPr>
          <w:sz w:val="22"/>
          <w:szCs w:val="22"/>
        </w:rPr>
      </w:pPr>
      <w:bookmarkStart w:id="12" w:name="_Ref159574288"/>
      <w:r w:rsidRPr="00744225">
        <w:rPr>
          <w:i/>
          <w:iCs/>
          <w:sz w:val="22"/>
          <w:szCs w:val="22"/>
        </w:rPr>
        <w:t xml:space="preserve"> </w:t>
      </w:r>
      <w:r w:rsidR="4452AEF1" w:rsidRPr="00744225">
        <w:rPr>
          <w:i/>
          <w:iCs/>
          <w:sz w:val="22"/>
          <w:szCs w:val="22"/>
        </w:rPr>
        <w:t>Honorários Contratuais.</w:t>
      </w:r>
      <w:r w:rsidR="4452AEF1" w:rsidRPr="00744225">
        <w:rPr>
          <w:sz w:val="22"/>
          <w:szCs w:val="22"/>
        </w:rPr>
        <w:t xml:space="preserve"> Para a prestação dos </w:t>
      </w:r>
      <w:r w:rsidR="00771CCA" w:rsidRPr="00744225">
        <w:rPr>
          <w:sz w:val="22"/>
          <w:szCs w:val="22"/>
        </w:rPr>
        <w:t>s</w:t>
      </w:r>
      <w:r w:rsidR="4452AEF1" w:rsidRPr="00744225">
        <w:rPr>
          <w:sz w:val="22"/>
          <w:szCs w:val="22"/>
        </w:rPr>
        <w:t>erviços</w:t>
      </w:r>
      <w:r w:rsidR="32237584" w:rsidRPr="00744225">
        <w:rPr>
          <w:sz w:val="22"/>
          <w:szCs w:val="22"/>
        </w:rPr>
        <w:t xml:space="preserve">, </w:t>
      </w:r>
      <w:r w:rsidR="4452AEF1" w:rsidRPr="00744225">
        <w:rPr>
          <w:sz w:val="22"/>
          <w:szCs w:val="22"/>
        </w:rPr>
        <w:t>será devido</w:t>
      </w:r>
      <w:r w:rsidR="004936BD" w:rsidRPr="00744225">
        <w:rPr>
          <w:sz w:val="22"/>
          <w:szCs w:val="22"/>
        </w:rPr>
        <w:t>,</w:t>
      </w:r>
      <w:r w:rsidR="4452AEF1" w:rsidRPr="00744225">
        <w:rPr>
          <w:sz w:val="22"/>
          <w:szCs w:val="22"/>
        </w:rPr>
        <w:t xml:space="preserve"> pela</w:t>
      </w:r>
      <w:r w:rsidR="00930B24" w:rsidRPr="00744225">
        <w:rPr>
          <w:sz w:val="22"/>
          <w:szCs w:val="22"/>
        </w:rPr>
        <w:t>s</w:t>
      </w:r>
      <w:r w:rsidR="005D4689" w:rsidRPr="00744225">
        <w:rPr>
          <w:sz w:val="22"/>
          <w:szCs w:val="22"/>
        </w:rPr>
        <w:t xml:space="preserve"> </w:t>
      </w:r>
      <w:r w:rsidR="00F34200" w:rsidRPr="00744225">
        <w:rPr>
          <w:b/>
          <w:bCs/>
          <w:smallCaps/>
          <w:sz w:val="22"/>
          <w:szCs w:val="22"/>
        </w:rPr>
        <w:t>Contratante</w:t>
      </w:r>
      <w:r w:rsidR="00930B24" w:rsidRPr="00744225">
        <w:rPr>
          <w:b/>
          <w:bCs/>
          <w:smallCaps/>
          <w:sz w:val="22"/>
          <w:szCs w:val="22"/>
        </w:rPr>
        <w:t>s</w:t>
      </w:r>
      <w:r w:rsidR="4452AEF1" w:rsidRPr="00744225">
        <w:rPr>
          <w:b/>
          <w:bCs/>
          <w:smallCaps/>
          <w:sz w:val="22"/>
          <w:szCs w:val="22"/>
        </w:rPr>
        <w:t xml:space="preserve">, </w:t>
      </w:r>
      <w:r w:rsidR="4452AEF1" w:rsidRPr="00744225">
        <w:rPr>
          <w:sz w:val="22"/>
          <w:szCs w:val="22"/>
        </w:rPr>
        <w:t xml:space="preserve">o </w:t>
      </w:r>
      <w:r w:rsidR="00AE684B" w:rsidRPr="00744225">
        <w:rPr>
          <w:sz w:val="22"/>
          <w:szCs w:val="22"/>
        </w:rPr>
        <w:t>valor</w:t>
      </w:r>
      <w:r w:rsidR="002A0E87" w:rsidRPr="00744225">
        <w:rPr>
          <w:sz w:val="22"/>
          <w:szCs w:val="22"/>
        </w:rPr>
        <w:t xml:space="preserve"> </w:t>
      </w:r>
      <w:r w:rsidR="4452AEF1" w:rsidRPr="00744225">
        <w:rPr>
          <w:sz w:val="22"/>
          <w:szCs w:val="22"/>
        </w:rPr>
        <w:t>de</w:t>
      </w:r>
      <w:r w:rsidR="32237584" w:rsidRPr="00744225">
        <w:rPr>
          <w:sz w:val="22"/>
          <w:szCs w:val="22"/>
        </w:rPr>
        <w:t xml:space="preserve"> </w:t>
      </w:r>
      <w:r w:rsidR="009927A1" w:rsidRPr="00744225">
        <w:rPr>
          <w:b/>
          <w:bCs/>
          <w:sz w:val="22"/>
          <w:szCs w:val="22"/>
        </w:rPr>
        <w:t xml:space="preserve">R$ </w:t>
      </w:r>
      <w:bookmarkEnd w:id="12"/>
      <w:r w:rsidR="007858A8" w:rsidRPr="00744225">
        <w:rPr>
          <w:b/>
          <w:bCs/>
          <w:sz w:val="22"/>
          <w:szCs w:val="22"/>
        </w:rPr>
        <w:t xml:space="preserve">32.180,00 (trinta e dois mil, cento e oitenta reais), </w:t>
      </w:r>
      <w:r w:rsidR="005E5CBE" w:rsidRPr="00744225">
        <w:rPr>
          <w:sz w:val="22"/>
          <w:szCs w:val="22"/>
        </w:rPr>
        <w:t>a ser</w:t>
      </w:r>
      <w:r w:rsidR="007858A8" w:rsidRPr="00744225">
        <w:rPr>
          <w:sz w:val="22"/>
          <w:szCs w:val="22"/>
        </w:rPr>
        <w:t xml:space="preserve"> pa</w:t>
      </w:r>
      <w:r w:rsidR="00812771" w:rsidRPr="00744225">
        <w:rPr>
          <w:sz w:val="22"/>
          <w:szCs w:val="22"/>
        </w:rPr>
        <w:t>go</w:t>
      </w:r>
      <w:r w:rsidR="007858A8" w:rsidRPr="00744225">
        <w:rPr>
          <w:sz w:val="22"/>
          <w:szCs w:val="22"/>
        </w:rPr>
        <w:t xml:space="preserve"> em </w:t>
      </w:r>
      <w:r w:rsidR="007858A8" w:rsidRPr="00744225">
        <w:rPr>
          <w:b/>
          <w:bCs/>
          <w:sz w:val="22"/>
          <w:szCs w:val="22"/>
        </w:rPr>
        <w:t>10 (dez) parcelas</w:t>
      </w:r>
      <w:r w:rsidR="007858A8" w:rsidRPr="00744225">
        <w:rPr>
          <w:sz w:val="22"/>
          <w:szCs w:val="22"/>
        </w:rPr>
        <w:t xml:space="preserve"> iguais de </w:t>
      </w:r>
      <w:r w:rsidR="007858A8" w:rsidRPr="00744225">
        <w:rPr>
          <w:b/>
          <w:bCs/>
          <w:sz w:val="22"/>
          <w:szCs w:val="22"/>
        </w:rPr>
        <w:t>R$ 3.218,00 (três mil duzentos e dezoito reais)</w:t>
      </w:r>
      <w:r w:rsidR="007B1CBA" w:rsidRPr="00744225">
        <w:rPr>
          <w:b/>
          <w:bCs/>
          <w:sz w:val="22"/>
          <w:szCs w:val="22"/>
        </w:rPr>
        <w:t xml:space="preserve"> </w:t>
      </w:r>
      <w:r w:rsidR="006F12A0" w:rsidRPr="00744225">
        <w:rPr>
          <w:b/>
          <w:bCs/>
          <w:sz w:val="22"/>
          <w:szCs w:val="22"/>
        </w:rPr>
        <w:t xml:space="preserve">mensais, </w:t>
      </w:r>
      <w:r w:rsidR="00984776" w:rsidRPr="00744225">
        <w:rPr>
          <w:sz w:val="22"/>
          <w:szCs w:val="22"/>
        </w:rPr>
        <w:t>englobando tributos</w:t>
      </w:r>
      <w:r w:rsidR="006F12A0" w:rsidRPr="00744225">
        <w:rPr>
          <w:sz w:val="22"/>
          <w:szCs w:val="22"/>
        </w:rPr>
        <w:t>.</w:t>
      </w:r>
    </w:p>
    <w:p w14:paraId="00691022" w14:textId="77777777" w:rsidR="004936BD" w:rsidRPr="00744225" w:rsidRDefault="004936BD" w:rsidP="004936BD">
      <w:pPr>
        <w:spacing w:line="320" w:lineRule="exact"/>
        <w:rPr>
          <w:rFonts w:ascii="Times New Roman" w:hAnsi="Times New Roman" w:cs="Times New Roman"/>
          <w:b/>
          <w:bCs/>
          <w:lang w:eastAsia="pt-BR"/>
        </w:rPr>
      </w:pPr>
    </w:p>
    <w:p w14:paraId="3EABCD4D" w14:textId="635333EE" w:rsidR="00785515" w:rsidRPr="00744225" w:rsidRDefault="4452AEF1" w:rsidP="007858A8">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Vencimento</w:t>
      </w:r>
      <w:r w:rsidRPr="00744225">
        <w:rPr>
          <w:rFonts w:ascii="Times New Roman" w:eastAsia="MS Mincho" w:hAnsi="Times New Roman"/>
          <w:lang w:eastAsia="pt-BR"/>
        </w:rPr>
        <w:t xml:space="preserve">. </w:t>
      </w:r>
      <w:r w:rsidR="00FB0CEC" w:rsidRPr="00744225">
        <w:rPr>
          <w:rFonts w:ascii="Times New Roman" w:eastAsia="MS Mincho" w:hAnsi="Times New Roman"/>
          <w:lang w:eastAsia="pt-BR"/>
        </w:rPr>
        <w:t>A</w:t>
      </w:r>
      <w:r w:rsidR="00080BA0" w:rsidRPr="00744225">
        <w:rPr>
          <w:rFonts w:ascii="Times New Roman" w:eastAsia="MS Mincho" w:hAnsi="Times New Roman"/>
          <w:lang w:eastAsia="pt-BR"/>
        </w:rPr>
        <w:t xml:space="preserve"> primeira</w:t>
      </w:r>
      <w:r w:rsidR="00FB0CEC" w:rsidRPr="00744225">
        <w:rPr>
          <w:rFonts w:ascii="Times New Roman" w:eastAsia="MS Mincho" w:hAnsi="Times New Roman"/>
          <w:lang w:eastAsia="pt-BR"/>
        </w:rPr>
        <w:t xml:space="preserve"> </w:t>
      </w:r>
      <w:r w:rsidR="003204F8" w:rsidRPr="00744225">
        <w:rPr>
          <w:rFonts w:ascii="Times New Roman" w:eastAsia="MS Mincho" w:hAnsi="Times New Roman"/>
          <w:lang w:eastAsia="pt-BR"/>
        </w:rPr>
        <w:t>parcela</w:t>
      </w:r>
      <w:r w:rsidR="00EE5523" w:rsidRPr="00744225">
        <w:rPr>
          <w:rFonts w:ascii="Times New Roman" w:eastAsia="MS Mincho" w:hAnsi="Times New Roman"/>
          <w:lang w:eastAsia="pt-BR"/>
        </w:rPr>
        <w:t xml:space="preserve"> dever</w:t>
      </w:r>
      <w:r w:rsidR="00620BDA" w:rsidRPr="00744225">
        <w:rPr>
          <w:rFonts w:ascii="Times New Roman" w:eastAsia="MS Mincho" w:hAnsi="Times New Roman"/>
          <w:lang w:eastAsia="pt-BR"/>
        </w:rPr>
        <w:t>á ser desembolsada</w:t>
      </w:r>
      <w:r w:rsidR="00EE5523" w:rsidRPr="00744225">
        <w:rPr>
          <w:rFonts w:ascii="Times New Roman" w:eastAsia="MS Mincho" w:hAnsi="Times New Roman"/>
          <w:lang w:eastAsia="pt-BR"/>
        </w:rPr>
        <w:t xml:space="preserve"> </w:t>
      </w:r>
      <w:r w:rsidR="00984776" w:rsidRPr="00744225">
        <w:rPr>
          <w:rFonts w:ascii="Times New Roman" w:eastAsia="MS Mincho" w:hAnsi="Times New Roman"/>
          <w:lang w:eastAsia="pt-BR"/>
        </w:rPr>
        <w:t>n</w:t>
      </w:r>
      <w:r w:rsidR="007858A8" w:rsidRPr="00744225">
        <w:rPr>
          <w:rFonts w:ascii="Times New Roman" w:eastAsia="MS Mincho" w:hAnsi="Times New Roman"/>
          <w:lang w:eastAsia="pt-BR"/>
        </w:rPr>
        <w:t xml:space="preserve">o dia 10 de </w:t>
      </w:r>
      <w:r w:rsidR="00DC6D2D" w:rsidRPr="00744225">
        <w:rPr>
          <w:rFonts w:ascii="Times New Roman" w:eastAsia="MS Mincho" w:hAnsi="Times New Roman"/>
          <w:lang w:eastAsia="pt-BR"/>
        </w:rPr>
        <w:t>abril</w:t>
      </w:r>
      <w:r w:rsidR="007858A8" w:rsidRPr="00744225">
        <w:rPr>
          <w:rFonts w:ascii="Times New Roman" w:eastAsia="MS Mincho" w:hAnsi="Times New Roman"/>
          <w:lang w:eastAsia="pt-BR"/>
        </w:rPr>
        <w:t xml:space="preserve"> de 2026.</w:t>
      </w:r>
    </w:p>
    <w:p w14:paraId="672C9B83" w14:textId="77777777" w:rsidR="00B827C7" w:rsidRPr="00744225" w:rsidRDefault="00B827C7" w:rsidP="004936BD">
      <w:pPr>
        <w:pStyle w:val="PargrafodaLista"/>
        <w:spacing w:after="0" w:line="320" w:lineRule="exact"/>
        <w:rPr>
          <w:rFonts w:ascii="Times New Roman" w:eastAsia="MS Mincho" w:hAnsi="Times New Roman"/>
          <w:lang w:eastAsia="pt-BR"/>
        </w:rPr>
      </w:pPr>
    </w:p>
    <w:p w14:paraId="0DF84B64" w14:textId="69354F67" w:rsidR="009447BF" w:rsidRPr="00646EA9" w:rsidRDefault="001066AC" w:rsidP="009447BF">
      <w:pPr>
        <w:pStyle w:val="PargrafodaLista"/>
        <w:numPr>
          <w:ilvl w:val="1"/>
          <w:numId w:val="33"/>
        </w:numPr>
        <w:spacing w:after="0" w:line="320" w:lineRule="exact"/>
        <w:jc w:val="both"/>
        <w:rPr>
          <w:ins w:id="13" w:author="Letícia Santana Rodrigues" w:date="2026-04-01T17:24:00Z"/>
          <w:rFonts w:ascii="Times New Roman" w:eastAsia="MS Mincho" w:hAnsi="Times New Roman"/>
          <w:smallCaps/>
          <w:lang w:eastAsia="pt-BR"/>
          <w:rPrChange w:id="14" w:author="Letícia Santana Rodrigues" w:date="2026-04-01T17:25:00Z" w16du:dateUtc="2026-04-01T20:25:00Z">
            <w:rPr>
              <w:ins w:id="15" w:author="Letícia Santana Rodrigues" w:date="2026-04-01T17:24:00Z"/>
              <w:rFonts w:ascii="Times New Roman" w:eastAsia="MS Mincho" w:hAnsi="Times New Roman"/>
              <w:lang w:eastAsia="pt-BR"/>
            </w:rPr>
          </w:rPrChange>
        </w:rPr>
      </w:pPr>
      <w:ins w:id="16" w:author="Letícia Santana Rodrigues" w:date="2026-04-01T17:24:00Z" w16du:dateUtc="2026-04-01T20:24:00Z">
        <w:r w:rsidRPr="001066AC">
          <w:rPr>
            <w:rFonts w:ascii="Times New Roman" w:eastAsia="MS Mincho" w:hAnsi="Times New Roman"/>
            <w:i/>
            <w:iCs/>
            <w:lang w:eastAsia="pt-BR"/>
            <w:rPrChange w:id="17" w:author="Letícia Santana Rodrigues" w:date="2026-04-01T17:24:00Z" w16du:dateUtc="2026-04-01T20:24:00Z">
              <w:rPr>
                <w:rFonts w:ascii="Times New Roman" w:eastAsia="MS Mincho" w:hAnsi="Times New Roman"/>
                <w:lang w:eastAsia="pt-BR"/>
              </w:rPr>
            </w:rPrChange>
          </w:rPr>
          <w:t>Forma de Pagamento.</w:t>
        </w:r>
        <w:r>
          <w:rPr>
            <w:rFonts w:ascii="Times New Roman" w:eastAsia="MS Mincho" w:hAnsi="Times New Roman"/>
            <w:lang w:eastAsia="pt-BR"/>
          </w:rPr>
          <w:t xml:space="preserve"> </w:t>
        </w:r>
      </w:ins>
      <w:del w:id="18" w:author="Letícia Santana Rodrigues" w:date="2026-04-01T17:24:00Z" w16du:dateUtc="2026-04-01T20:24:00Z">
        <w:r w:rsidR="00B827C7" w:rsidRPr="00744225" w:rsidDel="009447BF">
          <w:rPr>
            <w:rFonts w:ascii="Times New Roman" w:eastAsia="MS Mincho" w:hAnsi="Times New Roman"/>
            <w:lang w:eastAsia="pt-BR"/>
          </w:rPr>
          <w:delText xml:space="preserve"> </w:delText>
        </w:r>
      </w:del>
      <w:ins w:id="19" w:author="Letícia Santana Rodrigues" w:date="2026-04-01T17:24:00Z">
        <w:r w:rsidR="009447BF" w:rsidRPr="009447BF">
          <w:rPr>
            <w:rFonts w:ascii="Times New Roman" w:eastAsia="MS Mincho" w:hAnsi="Times New Roman"/>
            <w:lang w:eastAsia="pt-BR"/>
          </w:rPr>
          <w:t xml:space="preserve">O pagamento será realizado via boleto bancário, </w:t>
        </w:r>
      </w:ins>
      <w:ins w:id="20" w:author="Letícia Santana Rodrigues" w:date="2026-04-01T17:25:00Z" w16du:dateUtc="2026-04-01T20:25:00Z">
        <w:r w:rsidR="00CB0070">
          <w:rPr>
            <w:rFonts w:ascii="Times New Roman" w:eastAsia="MS Mincho" w:hAnsi="Times New Roman"/>
            <w:lang w:eastAsia="pt-BR"/>
          </w:rPr>
          <w:t xml:space="preserve">a ser </w:t>
        </w:r>
      </w:ins>
      <w:ins w:id="21" w:author="Letícia Santana Rodrigues" w:date="2026-04-01T17:24:00Z">
        <w:r w:rsidR="009447BF" w:rsidRPr="009447BF">
          <w:rPr>
            <w:rFonts w:ascii="Times New Roman" w:eastAsia="MS Mincho" w:hAnsi="Times New Roman"/>
            <w:lang w:eastAsia="pt-BR"/>
          </w:rPr>
          <w:t>enviado</w:t>
        </w:r>
      </w:ins>
      <w:ins w:id="22" w:author="Letícia Santana Rodrigues" w:date="2026-04-01T17:25:00Z" w16du:dateUtc="2026-04-01T20:25:00Z">
        <w:r w:rsidR="00CB0070">
          <w:rPr>
            <w:rFonts w:ascii="Times New Roman" w:eastAsia="MS Mincho" w:hAnsi="Times New Roman"/>
            <w:lang w:eastAsia="pt-BR"/>
          </w:rPr>
          <w:t xml:space="preserve">, </w:t>
        </w:r>
      </w:ins>
      <w:ins w:id="23" w:author="Letícia Santana Rodrigues" w:date="2026-04-01T17:24:00Z">
        <w:r w:rsidR="009447BF" w:rsidRPr="009447BF">
          <w:rPr>
            <w:rFonts w:ascii="Times New Roman" w:eastAsia="MS Mincho" w:hAnsi="Times New Roman"/>
            <w:lang w:eastAsia="pt-BR"/>
          </w:rPr>
          <w:t xml:space="preserve">com no mínimo 5 (cinco) dias de antecedência, pela </w:t>
        </w:r>
        <w:r w:rsidR="009447BF" w:rsidRPr="00646EA9">
          <w:rPr>
            <w:rFonts w:ascii="Times New Roman" w:eastAsia="MS Mincho" w:hAnsi="Times New Roman"/>
            <w:b/>
            <w:bCs/>
            <w:smallCaps/>
            <w:lang w:eastAsia="pt-BR"/>
            <w:rPrChange w:id="24" w:author="Letícia Santana Rodrigues" w:date="2026-04-01T17:25:00Z" w16du:dateUtc="2026-04-01T20:25:00Z">
              <w:rPr>
                <w:rFonts w:ascii="Times New Roman" w:eastAsia="MS Mincho" w:hAnsi="Times New Roman"/>
                <w:b/>
                <w:bCs/>
                <w:lang w:eastAsia="pt-BR"/>
              </w:rPr>
            </w:rPrChange>
          </w:rPr>
          <w:t>Contratada</w:t>
        </w:r>
        <w:r w:rsidR="009447BF" w:rsidRPr="009447BF">
          <w:rPr>
            <w:rFonts w:ascii="Times New Roman" w:eastAsia="MS Mincho" w:hAnsi="Times New Roman"/>
            <w:b/>
            <w:bCs/>
            <w:lang w:eastAsia="pt-BR"/>
          </w:rPr>
          <w:t>,</w:t>
        </w:r>
        <w:r w:rsidR="009447BF" w:rsidRPr="009447BF">
          <w:rPr>
            <w:rFonts w:ascii="Times New Roman" w:eastAsia="MS Mincho" w:hAnsi="Times New Roman"/>
            <w:lang w:eastAsia="pt-BR"/>
          </w:rPr>
          <w:t xml:space="preserve"> à </w:t>
        </w:r>
        <w:r w:rsidR="009447BF" w:rsidRPr="00646EA9">
          <w:rPr>
            <w:rFonts w:ascii="Times New Roman" w:eastAsia="MS Mincho" w:hAnsi="Times New Roman"/>
            <w:b/>
            <w:bCs/>
            <w:smallCaps/>
            <w:lang w:eastAsia="pt-BR"/>
            <w:rPrChange w:id="25" w:author="Letícia Santana Rodrigues" w:date="2026-04-01T17:25:00Z" w16du:dateUtc="2026-04-01T20:25:00Z">
              <w:rPr>
                <w:rFonts w:ascii="Times New Roman" w:eastAsia="MS Mincho" w:hAnsi="Times New Roman"/>
                <w:b/>
                <w:bCs/>
                <w:lang w:eastAsia="pt-BR"/>
              </w:rPr>
            </w:rPrChange>
          </w:rPr>
          <w:t>Contratante</w:t>
        </w:r>
        <w:r w:rsidR="009447BF" w:rsidRPr="009447BF">
          <w:rPr>
            <w:rFonts w:ascii="Times New Roman" w:eastAsia="MS Mincho" w:hAnsi="Times New Roman"/>
            <w:lang w:eastAsia="pt-BR"/>
          </w:rPr>
          <w:t xml:space="preserve">, no e-mail indicado pela </w:t>
        </w:r>
        <w:r w:rsidR="009447BF" w:rsidRPr="00646EA9">
          <w:rPr>
            <w:rFonts w:ascii="Times New Roman" w:eastAsia="MS Mincho" w:hAnsi="Times New Roman"/>
            <w:b/>
            <w:bCs/>
            <w:smallCaps/>
            <w:lang w:eastAsia="pt-BR"/>
            <w:rPrChange w:id="26" w:author="Letícia Santana Rodrigues" w:date="2026-04-01T17:25:00Z" w16du:dateUtc="2026-04-01T20:25:00Z">
              <w:rPr>
                <w:rFonts w:ascii="Times New Roman" w:eastAsia="MS Mincho" w:hAnsi="Times New Roman"/>
                <w:lang w:eastAsia="pt-BR"/>
              </w:rPr>
            </w:rPrChange>
          </w:rPr>
          <w:t>Contratante.</w:t>
        </w:r>
      </w:ins>
    </w:p>
    <w:p w14:paraId="09710656" w14:textId="33E9E787" w:rsidR="009447BF" w:rsidRPr="00646EA9" w:rsidRDefault="009447BF" w:rsidP="001066AC">
      <w:pPr>
        <w:pStyle w:val="PargrafodaLista"/>
        <w:spacing w:after="0" w:line="320" w:lineRule="exact"/>
        <w:jc w:val="both"/>
        <w:rPr>
          <w:ins w:id="27" w:author="Letícia Santana Rodrigues" w:date="2026-04-01T17:24:00Z"/>
          <w:rFonts w:ascii="Times New Roman" w:eastAsia="MS Mincho" w:hAnsi="Times New Roman"/>
          <w:smallCaps/>
          <w:lang w:eastAsia="pt-BR"/>
          <w:rPrChange w:id="28" w:author="Letícia Santana Rodrigues" w:date="2026-04-01T17:25:00Z" w16du:dateUtc="2026-04-01T20:25:00Z">
            <w:rPr>
              <w:ins w:id="29" w:author="Letícia Santana Rodrigues" w:date="2026-04-01T17:24:00Z"/>
              <w:rFonts w:ascii="Times New Roman" w:eastAsia="MS Mincho" w:hAnsi="Times New Roman"/>
              <w:lang w:eastAsia="pt-BR"/>
            </w:rPr>
          </w:rPrChange>
        </w:rPr>
        <w:pPrChange w:id="30" w:author="Letícia Santana Rodrigues" w:date="2026-04-01T17:24:00Z" w16du:dateUtc="2026-04-01T20:24:00Z">
          <w:pPr>
            <w:pStyle w:val="PargrafodaLista"/>
            <w:numPr>
              <w:ilvl w:val="1"/>
              <w:numId w:val="33"/>
            </w:numPr>
            <w:spacing w:after="0" w:line="320" w:lineRule="exact"/>
            <w:ind w:hanging="360"/>
            <w:jc w:val="both"/>
          </w:pPr>
        </w:pPrChange>
      </w:pPr>
    </w:p>
    <w:p w14:paraId="500CBDE6" w14:textId="77777777" w:rsidR="009447BF" w:rsidRPr="00CB0070" w:rsidRDefault="009447BF" w:rsidP="001066AC">
      <w:pPr>
        <w:pStyle w:val="Ttulo2"/>
        <w:rPr>
          <w:ins w:id="31" w:author="Letícia Santana Rodrigues" w:date="2026-04-01T17:24:00Z"/>
          <w:sz w:val="22"/>
          <w:szCs w:val="22"/>
          <w:rPrChange w:id="32" w:author="Letícia Santana Rodrigues" w:date="2026-04-01T17:25:00Z" w16du:dateUtc="2026-04-01T20:25:00Z">
            <w:rPr>
              <w:ins w:id="33" w:author="Letícia Santana Rodrigues" w:date="2026-04-01T17:24:00Z"/>
            </w:rPr>
          </w:rPrChange>
        </w:rPr>
        <w:pPrChange w:id="34" w:author="Letícia Santana Rodrigues" w:date="2026-04-01T17:24:00Z" w16du:dateUtc="2026-04-01T20:24:00Z">
          <w:pPr>
            <w:pStyle w:val="PargrafodaLista"/>
            <w:numPr>
              <w:ilvl w:val="1"/>
              <w:numId w:val="33"/>
            </w:numPr>
            <w:spacing w:after="0" w:line="320" w:lineRule="exact"/>
            <w:ind w:hanging="360"/>
            <w:jc w:val="both"/>
          </w:pPr>
        </w:pPrChange>
      </w:pPr>
      <w:ins w:id="35" w:author="Letícia Santana Rodrigues" w:date="2026-04-01T17:24:00Z">
        <w:r w:rsidRPr="00CB0070">
          <w:rPr>
            <w:sz w:val="22"/>
            <w:szCs w:val="22"/>
            <w:rPrChange w:id="36" w:author="Letícia Santana Rodrigues" w:date="2026-04-01T17:25:00Z" w16du:dateUtc="2026-04-01T20:25:00Z">
              <w:rPr/>
            </w:rPrChange>
          </w:rPr>
          <w:t xml:space="preserve">O não recebimento do boleto bancário não exime a </w:t>
        </w:r>
        <w:r w:rsidRPr="00CB0070">
          <w:rPr>
            <w:b/>
            <w:bCs/>
            <w:smallCaps/>
            <w:sz w:val="22"/>
            <w:szCs w:val="22"/>
            <w:rPrChange w:id="37" w:author="Letícia Santana Rodrigues" w:date="2026-04-01T17:26:00Z" w16du:dateUtc="2026-04-01T20:26:00Z">
              <w:rPr>
                <w:b/>
                <w:bCs/>
              </w:rPr>
            </w:rPrChange>
          </w:rPr>
          <w:t>Contratante</w:t>
        </w:r>
        <w:r w:rsidRPr="00CB0070">
          <w:rPr>
            <w:sz w:val="22"/>
            <w:szCs w:val="22"/>
            <w:rPrChange w:id="38" w:author="Letícia Santana Rodrigues" w:date="2026-04-01T17:25:00Z" w16du:dateUtc="2026-04-01T20:25:00Z">
              <w:rPr/>
            </w:rPrChange>
          </w:rPr>
          <w:t xml:space="preserve"> da obrigação de pagamento na data pactuada entre as Partes, devendo, em caso de não recebimento, solicitar segunda via à </w:t>
        </w:r>
        <w:r w:rsidRPr="00CB0070">
          <w:rPr>
            <w:b/>
            <w:bCs/>
            <w:smallCaps/>
            <w:sz w:val="22"/>
            <w:szCs w:val="22"/>
            <w:rPrChange w:id="39" w:author="Letícia Santana Rodrigues" w:date="2026-04-01T17:26:00Z" w16du:dateUtc="2026-04-01T20:26:00Z">
              <w:rPr>
                <w:b/>
                <w:bCs/>
              </w:rPr>
            </w:rPrChange>
          </w:rPr>
          <w:t>Contratada</w:t>
        </w:r>
        <w:r w:rsidRPr="00CB0070">
          <w:rPr>
            <w:sz w:val="22"/>
            <w:szCs w:val="22"/>
            <w:rPrChange w:id="40" w:author="Letícia Santana Rodrigues" w:date="2026-04-01T17:25:00Z" w16du:dateUtc="2026-04-01T20:25:00Z">
              <w:rPr/>
            </w:rPrChange>
          </w:rPr>
          <w:t xml:space="preserve"> para que não haja inadimplemento.</w:t>
        </w:r>
      </w:ins>
    </w:p>
    <w:p w14:paraId="13DE044A" w14:textId="594BFE79" w:rsidR="009447BF" w:rsidRPr="00CB0070" w:rsidRDefault="009447BF" w:rsidP="001066AC">
      <w:pPr>
        <w:spacing w:after="0" w:line="320" w:lineRule="exact"/>
        <w:jc w:val="both"/>
        <w:rPr>
          <w:ins w:id="41" w:author="Letícia Santana Rodrigues" w:date="2026-04-01T17:24:00Z"/>
          <w:rFonts w:ascii="Times New Roman" w:eastAsia="MS Mincho" w:hAnsi="Times New Roman"/>
          <w:sz w:val="20"/>
          <w:szCs w:val="20"/>
          <w:lang w:eastAsia="pt-BR"/>
          <w:rPrChange w:id="42" w:author="Letícia Santana Rodrigues" w:date="2026-04-01T17:25:00Z" w16du:dateUtc="2026-04-01T20:25:00Z">
            <w:rPr>
              <w:ins w:id="43" w:author="Letícia Santana Rodrigues" w:date="2026-04-01T17:24:00Z"/>
              <w:lang w:eastAsia="pt-BR"/>
            </w:rPr>
          </w:rPrChange>
        </w:rPr>
        <w:pPrChange w:id="44" w:author="Letícia Santana Rodrigues" w:date="2026-04-01T17:24:00Z" w16du:dateUtc="2026-04-01T20:24:00Z">
          <w:pPr>
            <w:pStyle w:val="PargrafodaLista"/>
            <w:numPr>
              <w:ilvl w:val="1"/>
              <w:numId w:val="33"/>
            </w:numPr>
            <w:spacing w:after="0" w:line="320" w:lineRule="exact"/>
            <w:ind w:hanging="360"/>
            <w:jc w:val="both"/>
          </w:pPr>
        </w:pPrChange>
      </w:pPr>
    </w:p>
    <w:p w14:paraId="4757354B" w14:textId="77777777" w:rsidR="009447BF" w:rsidRPr="00CB0070" w:rsidRDefault="009447BF" w:rsidP="001066AC">
      <w:pPr>
        <w:pStyle w:val="Ttulo2"/>
        <w:rPr>
          <w:ins w:id="45" w:author="Letícia Santana Rodrigues" w:date="2026-04-01T17:24:00Z"/>
          <w:smallCaps/>
          <w:sz w:val="22"/>
          <w:szCs w:val="22"/>
          <w:rPrChange w:id="46" w:author="Letícia Santana Rodrigues" w:date="2026-04-01T17:26:00Z" w16du:dateUtc="2026-04-01T20:26:00Z">
            <w:rPr>
              <w:ins w:id="47" w:author="Letícia Santana Rodrigues" w:date="2026-04-01T17:24:00Z"/>
            </w:rPr>
          </w:rPrChange>
        </w:rPr>
        <w:pPrChange w:id="48" w:author="Letícia Santana Rodrigues" w:date="2026-04-01T17:24:00Z" w16du:dateUtc="2026-04-01T20:24:00Z">
          <w:pPr>
            <w:pStyle w:val="PargrafodaLista"/>
            <w:numPr>
              <w:ilvl w:val="1"/>
              <w:numId w:val="33"/>
            </w:numPr>
            <w:spacing w:after="0" w:line="320" w:lineRule="exact"/>
            <w:ind w:hanging="360"/>
            <w:jc w:val="both"/>
          </w:pPr>
        </w:pPrChange>
      </w:pPr>
      <w:ins w:id="49" w:author="Letícia Santana Rodrigues" w:date="2026-04-01T17:24:00Z">
        <w:r w:rsidRPr="00CB0070">
          <w:rPr>
            <w:sz w:val="22"/>
            <w:szCs w:val="22"/>
            <w:rPrChange w:id="50" w:author="Letícia Santana Rodrigues" w:date="2026-04-01T17:25:00Z" w16du:dateUtc="2026-04-01T20:25:00Z">
              <w:rPr/>
            </w:rPrChange>
          </w:rPr>
          <w:t xml:space="preserve">A </w:t>
        </w:r>
        <w:r w:rsidRPr="00CB0070">
          <w:rPr>
            <w:b/>
            <w:bCs/>
            <w:smallCaps/>
            <w:sz w:val="22"/>
            <w:szCs w:val="22"/>
            <w:rPrChange w:id="51" w:author="Letícia Santana Rodrigues" w:date="2026-04-01T17:26:00Z" w16du:dateUtc="2026-04-01T20:26:00Z">
              <w:rPr>
                <w:b/>
                <w:bCs/>
              </w:rPr>
            </w:rPrChange>
          </w:rPr>
          <w:t>Contratada</w:t>
        </w:r>
        <w:r w:rsidRPr="00CB0070">
          <w:rPr>
            <w:sz w:val="22"/>
            <w:szCs w:val="22"/>
            <w:rPrChange w:id="52" w:author="Letícia Santana Rodrigues" w:date="2026-04-01T17:25:00Z" w16du:dateUtc="2026-04-01T20:25:00Z">
              <w:rPr/>
            </w:rPrChange>
          </w:rPr>
          <w:t xml:space="preserve"> não se responsabiliza por falhas no recebimento do boleto decorrentes de problemas técnicos, spam, ou desatualização dos dados cadastrais fornecidos pela </w:t>
        </w:r>
        <w:r w:rsidRPr="00CB0070">
          <w:rPr>
            <w:b/>
            <w:bCs/>
            <w:smallCaps/>
            <w:sz w:val="22"/>
            <w:szCs w:val="22"/>
            <w:rPrChange w:id="53" w:author="Letícia Santana Rodrigues" w:date="2026-04-01T17:26:00Z" w16du:dateUtc="2026-04-01T20:26:00Z">
              <w:rPr>
                <w:b/>
                <w:bCs/>
              </w:rPr>
            </w:rPrChange>
          </w:rPr>
          <w:t>Contratante.</w:t>
        </w:r>
      </w:ins>
    </w:p>
    <w:p w14:paraId="108C6D8A" w14:textId="6B1F74CB" w:rsidR="00C70F11" w:rsidRPr="00CB0070" w:rsidDel="009447BF" w:rsidRDefault="00B827C7" w:rsidP="004936BD">
      <w:pPr>
        <w:pStyle w:val="PargrafodaLista"/>
        <w:numPr>
          <w:ilvl w:val="1"/>
          <w:numId w:val="33"/>
        </w:numPr>
        <w:spacing w:after="0" w:line="320" w:lineRule="exact"/>
        <w:jc w:val="both"/>
        <w:rPr>
          <w:del w:id="54" w:author="Letícia Santana Rodrigues" w:date="2026-04-01T17:24:00Z" w16du:dateUtc="2026-04-01T20:24:00Z"/>
          <w:rFonts w:ascii="Times New Roman" w:eastAsia="MS Mincho" w:hAnsi="Times New Roman"/>
          <w:smallCaps/>
          <w:lang w:eastAsia="pt-BR"/>
          <w:rPrChange w:id="55" w:author="Letícia Santana Rodrigues" w:date="2026-04-01T17:26:00Z" w16du:dateUtc="2026-04-01T20:26:00Z">
            <w:rPr>
              <w:del w:id="56" w:author="Letícia Santana Rodrigues" w:date="2026-04-01T17:24:00Z" w16du:dateUtc="2026-04-01T20:24:00Z"/>
              <w:rFonts w:ascii="Times New Roman" w:eastAsia="MS Mincho" w:hAnsi="Times New Roman"/>
              <w:lang w:eastAsia="pt-BR"/>
            </w:rPr>
          </w:rPrChange>
        </w:rPr>
      </w:pPr>
      <w:del w:id="57" w:author="Letícia Santana Rodrigues" w:date="2026-04-01T17:24:00Z" w16du:dateUtc="2026-04-01T20:24:00Z">
        <w:r w:rsidRPr="00CB0070" w:rsidDel="009447BF">
          <w:rPr>
            <w:rFonts w:ascii="Times New Roman" w:eastAsia="MS Mincho" w:hAnsi="Times New Roman"/>
            <w:i/>
            <w:iCs/>
            <w:smallCaps/>
            <w:lang w:eastAsia="pt-BR"/>
            <w:rPrChange w:id="58" w:author="Letícia Santana Rodrigues" w:date="2026-04-01T17:26:00Z" w16du:dateUtc="2026-04-01T20:26:00Z">
              <w:rPr>
                <w:rFonts w:ascii="Times New Roman" w:eastAsia="MS Mincho" w:hAnsi="Times New Roman"/>
                <w:i/>
                <w:iCs/>
                <w:lang w:eastAsia="pt-BR"/>
              </w:rPr>
            </w:rPrChange>
          </w:rPr>
          <w:delText>Conta Bancária.</w:delText>
        </w:r>
        <w:r w:rsidRPr="00CB0070" w:rsidDel="009447BF">
          <w:rPr>
            <w:rFonts w:ascii="Times New Roman" w:eastAsia="MS Mincho" w:hAnsi="Times New Roman"/>
            <w:smallCaps/>
            <w:lang w:eastAsia="pt-BR"/>
            <w:rPrChange w:id="59" w:author="Letícia Santana Rodrigues" w:date="2026-04-01T17:26:00Z" w16du:dateUtc="2026-04-01T20:26:00Z">
              <w:rPr>
                <w:rFonts w:ascii="Times New Roman" w:eastAsia="MS Mincho" w:hAnsi="Times New Roman"/>
                <w:lang w:eastAsia="pt-BR"/>
              </w:rPr>
            </w:rPrChange>
          </w:rPr>
          <w:delText xml:space="preserve"> </w:delText>
        </w:r>
        <w:r w:rsidR="00D423BC" w:rsidRPr="00CB0070" w:rsidDel="009447BF">
          <w:rPr>
            <w:rFonts w:ascii="Times New Roman" w:eastAsia="MS Mincho" w:hAnsi="Times New Roman"/>
            <w:smallCaps/>
            <w:lang w:eastAsia="pt-BR"/>
            <w:rPrChange w:id="60" w:author="Letícia Santana Rodrigues" w:date="2026-04-01T17:26:00Z" w16du:dateUtc="2026-04-01T20:26:00Z">
              <w:rPr>
                <w:rFonts w:ascii="Times New Roman" w:eastAsia="MS Mincho" w:hAnsi="Times New Roman"/>
                <w:lang w:eastAsia="pt-BR"/>
              </w:rPr>
            </w:rPrChange>
          </w:rPr>
          <w:delText>O pagamento do preço</w:delText>
        </w:r>
        <w:r w:rsidR="00715379" w:rsidRPr="00CB0070" w:rsidDel="009447BF">
          <w:rPr>
            <w:rFonts w:ascii="Times New Roman" w:eastAsia="MS Mincho" w:hAnsi="Times New Roman"/>
            <w:smallCaps/>
            <w:lang w:eastAsia="pt-BR"/>
            <w:rPrChange w:id="61" w:author="Letícia Santana Rodrigues" w:date="2026-04-01T17:26:00Z" w16du:dateUtc="2026-04-01T20:26:00Z">
              <w:rPr>
                <w:rFonts w:ascii="Times New Roman" w:eastAsia="MS Mincho" w:hAnsi="Times New Roman"/>
                <w:lang w:eastAsia="pt-BR"/>
              </w:rPr>
            </w:rPrChange>
          </w:rPr>
          <w:delText>,</w:delText>
        </w:r>
        <w:r w:rsidR="00D423BC" w:rsidRPr="00CB0070" w:rsidDel="009447BF">
          <w:rPr>
            <w:rFonts w:ascii="Times New Roman" w:eastAsia="MS Mincho" w:hAnsi="Times New Roman"/>
            <w:smallCaps/>
            <w:lang w:eastAsia="pt-BR"/>
            <w:rPrChange w:id="62" w:author="Letícia Santana Rodrigues" w:date="2026-04-01T17:26:00Z" w16du:dateUtc="2026-04-01T20:26:00Z">
              <w:rPr>
                <w:rFonts w:ascii="Times New Roman" w:eastAsia="MS Mincho" w:hAnsi="Times New Roman"/>
                <w:lang w:eastAsia="pt-BR"/>
              </w:rPr>
            </w:rPrChange>
          </w:rPr>
          <w:delText xml:space="preserve"> correspondente à </w:delText>
        </w:r>
        <w:r w:rsidR="000A4443" w:rsidRPr="00CB0070" w:rsidDel="009447BF">
          <w:rPr>
            <w:rFonts w:ascii="Times New Roman" w:hAnsi="Times New Roman"/>
            <w:b/>
            <w:bCs/>
            <w:smallCaps/>
          </w:rPr>
          <w:delText>Contratada</w:delText>
        </w:r>
        <w:r w:rsidR="00D423BC" w:rsidRPr="00CB0070" w:rsidDel="009447BF">
          <w:rPr>
            <w:rFonts w:ascii="Times New Roman" w:eastAsia="MS Mincho" w:hAnsi="Times New Roman"/>
            <w:b/>
            <w:bCs/>
            <w:smallCaps/>
            <w:lang w:eastAsia="pt-BR"/>
            <w:rPrChange w:id="63" w:author="Letícia Santana Rodrigues" w:date="2026-04-01T17:26:00Z" w16du:dateUtc="2026-04-01T20:26:00Z">
              <w:rPr>
                <w:rFonts w:ascii="Times New Roman" w:eastAsia="MS Mincho" w:hAnsi="Times New Roman"/>
                <w:b/>
                <w:bCs/>
                <w:lang w:eastAsia="pt-BR"/>
              </w:rPr>
            </w:rPrChange>
          </w:rPr>
          <w:delText xml:space="preserve">, </w:delText>
        </w:r>
        <w:r w:rsidR="00715379" w:rsidRPr="00CB0070" w:rsidDel="009447BF">
          <w:rPr>
            <w:rFonts w:ascii="Times New Roman" w:eastAsia="MS Mincho" w:hAnsi="Times New Roman"/>
            <w:smallCaps/>
            <w:lang w:eastAsia="pt-BR"/>
            <w:rPrChange w:id="64" w:author="Letícia Santana Rodrigues" w:date="2026-04-01T17:26:00Z" w16du:dateUtc="2026-04-01T20:26:00Z">
              <w:rPr>
                <w:rFonts w:ascii="Times New Roman" w:eastAsia="MS Mincho" w:hAnsi="Times New Roman"/>
                <w:lang w:eastAsia="pt-BR"/>
              </w:rPr>
            </w:rPrChange>
          </w:rPr>
          <w:delText xml:space="preserve">deverá ser efetuado </w:delText>
        </w:r>
        <w:r w:rsidR="00D423BC" w:rsidRPr="00CB0070" w:rsidDel="009447BF">
          <w:rPr>
            <w:rFonts w:ascii="Times New Roman" w:eastAsia="MS Mincho" w:hAnsi="Times New Roman"/>
            <w:smallCaps/>
            <w:lang w:eastAsia="pt-BR"/>
            <w:rPrChange w:id="65" w:author="Letícia Santana Rodrigues" w:date="2026-04-01T17:26:00Z" w16du:dateUtc="2026-04-01T20:26:00Z">
              <w:rPr>
                <w:rFonts w:ascii="Times New Roman" w:eastAsia="MS Mincho" w:hAnsi="Times New Roman"/>
                <w:lang w:eastAsia="pt-BR"/>
              </w:rPr>
            </w:rPrChange>
          </w:rPr>
          <w:delText>na seguinte conta bancária: </w:delText>
        </w:r>
      </w:del>
    </w:p>
    <w:p w14:paraId="2CB4572B" w14:textId="30D0787F" w:rsidR="00C70F11" w:rsidRPr="00CB0070" w:rsidDel="009447BF" w:rsidRDefault="00C70F11" w:rsidP="004936BD">
      <w:pPr>
        <w:pStyle w:val="PargrafodaLista"/>
        <w:spacing w:after="0" w:line="320" w:lineRule="exact"/>
        <w:rPr>
          <w:del w:id="66" w:author="Letícia Santana Rodrigues" w:date="2026-04-01T17:24:00Z" w16du:dateUtc="2026-04-01T20:24:00Z"/>
          <w:rFonts w:ascii="Times New Roman" w:eastAsia="MS Mincho" w:hAnsi="Times New Roman"/>
          <w:smallCaps/>
          <w:lang w:eastAsia="pt-BR"/>
          <w:rPrChange w:id="67" w:author="Letícia Santana Rodrigues" w:date="2026-04-01T17:26:00Z" w16du:dateUtc="2026-04-01T20:26:00Z">
            <w:rPr>
              <w:del w:id="68" w:author="Letícia Santana Rodrigues" w:date="2026-04-01T17:24:00Z" w16du:dateUtc="2026-04-01T20:24:00Z"/>
              <w:rFonts w:ascii="Times New Roman" w:eastAsia="MS Mincho" w:hAnsi="Times New Roman"/>
              <w:lang w:eastAsia="pt-BR"/>
            </w:rPr>
          </w:rPrChange>
        </w:rPr>
      </w:pPr>
    </w:p>
    <w:p w14:paraId="41A9DDF2" w14:textId="3B80F407" w:rsidR="00C70F11" w:rsidRPr="00CB0070" w:rsidDel="009447BF" w:rsidRDefault="00C70F11" w:rsidP="004936BD">
      <w:pPr>
        <w:pStyle w:val="PargrafodaLista"/>
        <w:spacing w:after="0" w:line="320" w:lineRule="exact"/>
        <w:rPr>
          <w:del w:id="69" w:author="Letícia Santana Rodrigues" w:date="2026-04-01T17:24:00Z" w16du:dateUtc="2026-04-01T20:24:00Z"/>
          <w:rFonts w:ascii="Times New Roman" w:eastAsia="MS Mincho" w:hAnsi="Times New Roman"/>
          <w:smallCaps/>
          <w:lang w:eastAsia="pt-BR"/>
          <w:rPrChange w:id="70" w:author="Letícia Santana Rodrigues" w:date="2026-04-01T17:26:00Z" w16du:dateUtc="2026-04-01T20:26:00Z">
            <w:rPr>
              <w:del w:id="71" w:author="Letícia Santana Rodrigues" w:date="2026-04-01T17:24:00Z" w16du:dateUtc="2026-04-01T20:24:00Z"/>
              <w:rFonts w:ascii="Times New Roman" w:eastAsia="MS Mincho" w:hAnsi="Times New Roman"/>
              <w:lang w:eastAsia="pt-BR"/>
            </w:rPr>
          </w:rPrChange>
        </w:rPr>
      </w:pPr>
      <w:del w:id="72" w:author="Letícia Santana Rodrigues" w:date="2026-04-01T17:24:00Z" w16du:dateUtc="2026-04-01T20:24:00Z">
        <w:r w:rsidRPr="00CB0070" w:rsidDel="009447BF">
          <w:rPr>
            <w:rFonts w:ascii="Times New Roman" w:eastAsia="MS Mincho" w:hAnsi="Times New Roman"/>
            <w:smallCaps/>
            <w:lang w:eastAsia="pt-BR"/>
            <w:rPrChange w:id="73" w:author="Letícia Santana Rodrigues" w:date="2026-04-01T17:26:00Z" w16du:dateUtc="2026-04-01T20:26:00Z">
              <w:rPr>
                <w:rFonts w:ascii="Times New Roman" w:eastAsia="MS Mincho" w:hAnsi="Times New Roman"/>
                <w:lang w:eastAsia="pt-BR"/>
              </w:rPr>
            </w:rPrChange>
          </w:rPr>
          <w:delText>Banco Santander</w:delText>
        </w:r>
        <w:r w:rsidRPr="00CB0070" w:rsidDel="009447BF">
          <w:rPr>
            <w:rFonts w:ascii="Times New Roman" w:eastAsia="MS Mincho" w:hAnsi="Times New Roman"/>
            <w:smallCaps/>
            <w:lang w:eastAsia="pt-BR"/>
            <w:rPrChange w:id="74" w:author="Letícia Santana Rodrigues" w:date="2026-04-01T17:26:00Z" w16du:dateUtc="2026-04-01T20:26:00Z">
              <w:rPr>
                <w:rFonts w:ascii="Times New Roman" w:eastAsia="MS Mincho" w:hAnsi="Times New Roman"/>
                <w:lang w:eastAsia="pt-BR"/>
              </w:rPr>
            </w:rPrChange>
          </w:rPr>
          <w:br/>
          <w:delText>Agência 4192</w:delText>
        </w:r>
        <w:r w:rsidRPr="00CB0070" w:rsidDel="009447BF">
          <w:rPr>
            <w:rFonts w:ascii="Times New Roman" w:eastAsia="MS Mincho" w:hAnsi="Times New Roman"/>
            <w:smallCaps/>
            <w:lang w:eastAsia="pt-BR"/>
            <w:rPrChange w:id="75" w:author="Letícia Santana Rodrigues" w:date="2026-04-01T17:26:00Z" w16du:dateUtc="2026-04-01T20:26:00Z">
              <w:rPr>
                <w:rFonts w:ascii="Times New Roman" w:eastAsia="MS Mincho" w:hAnsi="Times New Roman"/>
                <w:lang w:eastAsia="pt-BR"/>
              </w:rPr>
            </w:rPrChange>
          </w:rPr>
          <w:br/>
          <w:delText>Conta Corrente 13002200-8</w:delText>
        </w:r>
        <w:r w:rsidRPr="00CB0070" w:rsidDel="009447BF">
          <w:rPr>
            <w:rFonts w:ascii="Times New Roman" w:eastAsia="MS Mincho" w:hAnsi="Times New Roman"/>
            <w:smallCaps/>
            <w:lang w:eastAsia="pt-BR"/>
            <w:rPrChange w:id="76" w:author="Letícia Santana Rodrigues" w:date="2026-04-01T17:26:00Z" w16du:dateUtc="2026-04-01T20:26:00Z">
              <w:rPr>
                <w:rFonts w:ascii="Times New Roman" w:eastAsia="MS Mincho" w:hAnsi="Times New Roman"/>
                <w:lang w:eastAsia="pt-BR"/>
              </w:rPr>
            </w:rPrChange>
          </w:rPr>
          <w:br/>
          <w:delText>Titular Bismarchi</w:delText>
        </w:r>
        <w:r w:rsidR="007858A8" w:rsidRPr="00CB0070" w:rsidDel="009447BF">
          <w:rPr>
            <w:rFonts w:ascii="Times New Roman" w:eastAsia="MS Mincho" w:hAnsi="Times New Roman"/>
            <w:smallCaps/>
            <w:lang w:eastAsia="pt-BR"/>
            <w:rPrChange w:id="77" w:author="Letícia Santana Rodrigues" w:date="2026-04-01T17:26:00Z" w16du:dateUtc="2026-04-01T20:26:00Z">
              <w:rPr>
                <w:rFonts w:ascii="Times New Roman" w:eastAsia="MS Mincho" w:hAnsi="Times New Roman"/>
                <w:lang w:eastAsia="pt-BR"/>
              </w:rPr>
            </w:rPrChange>
          </w:rPr>
          <w:delText xml:space="preserve"> e </w:delText>
        </w:r>
        <w:r w:rsidRPr="00CB0070" w:rsidDel="009447BF">
          <w:rPr>
            <w:rFonts w:ascii="Times New Roman" w:eastAsia="MS Mincho" w:hAnsi="Times New Roman"/>
            <w:smallCaps/>
            <w:lang w:eastAsia="pt-BR"/>
            <w:rPrChange w:id="78" w:author="Letícia Santana Rodrigues" w:date="2026-04-01T17:26:00Z" w16du:dateUtc="2026-04-01T20:26:00Z">
              <w:rPr>
                <w:rFonts w:ascii="Times New Roman" w:eastAsia="MS Mincho" w:hAnsi="Times New Roman"/>
                <w:lang w:eastAsia="pt-BR"/>
              </w:rPr>
            </w:rPrChange>
          </w:rPr>
          <w:delText xml:space="preserve">Pires </w:delText>
        </w:r>
        <w:r w:rsidR="00694951" w:rsidRPr="00CB0070" w:rsidDel="009447BF">
          <w:rPr>
            <w:rFonts w:ascii="Times New Roman" w:eastAsia="MS Mincho" w:hAnsi="Times New Roman"/>
            <w:smallCaps/>
            <w:lang w:eastAsia="pt-BR"/>
            <w:rPrChange w:id="79" w:author="Letícia Santana Rodrigues" w:date="2026-04-01T17:26:00Z" w16du:dateUtc="2026-04-01T20:26:00Z">
              <w:rPr>
                <w:rFonts w:ascii="Times New Roman" w:eastAsia="MS Mincho" w:hAnsi="Times New Roman"/>
                <w:lang w:eastAsia="pt-BR"/>
              </w:rPr>
            </w:rPrChange>
          </w:rPr>
          <w:delText>–</w:delText>
        </w:r>
        <w:r w:rsidR="00FA0B44" w:rsidRPr="00CB0070" w:rsidDel="009447BF">
          <w:rPr>
            <w:rFonts w:ascii="Times New Roman" w:eastAsia="MS Mincho" w:hAnsi="Times New Roman"/>
            <w:smallCaps/>
            <w:lang w:eastAsia="pt-BR"/>
            <w:rPrChange w:id="80" w:author="Letícia Santana Rodrigues" w:date="2026-04-01T17:26:00Z" w16du:dateUtc="2026-04-01T20:26:00Z">
              <w:rPr>
                <w:rFonts w:ascii="Times New Roman" w:eastAsia="MS Mincho" w:hAnsi="Times New Roman"/>
                <w:lang w:eastAsia="pt-BR"/>
              </w:rPr>
            </w:rPrChange>
          </w:rPr>
          <w:delText xml:space="preserve"> </w:delText>
        </w:r>
        <w:r w:rsidR="00694951" w:rsidRPr="00CB0070" w:rsidDel="009447BF">
          <w:rPr>
            <w:rFonts w:ascii="Times New Roman" w:eastAsia="MS Mincho" w:hAnsi="Times New Roman"/>
            <w:smallCaps/>
            <w:lang w:eastAsia="pt-BR"/>
            <w:rPrChange w:id="81" w:author="Letícia Santana Rodrigues" w:date="2026-04-01T17:26:00Z" w16du:dateUtc="2026-04-01T20:26:00Z">
              <w:rPr>
                <w:rFonts w:ascii="Times New Roman" w:eastAsia="MS Mincho" w:hAnsi="Times New Roman"/>
                <w:lang w:eastAsia="pt-BR"/>
              </w:rPr>
            </w:rPrChange>
          </w:rPr>
          <w:delText>Sociedade de Advogados</w:delText>
        </w:r>
        <w:r w:rsidRPr="00CB0070" w:rsidDel="009447BF">
          <w:rPr>
            <w:rFonts w:ascii="Times New Roman" w:eastAsia="MS Mincho" w:hAnsi="Times New Roman"/>
            <w:smallCaps/>
            <w:lang w:eastAsia="pt-BR"/>
            <w:rPrChange w:id="82" w:author="Letícia Santana Rodrigues" w:date="2026-04-01T17:26:00Z" w16du:dateUtc="2026-04-01T20:26:00Z">
              <w:rPr>
                <w:rFonts w:ascii="Times New Roman" w:eastAsia="MS Mincho" w:hAnsi="Times New Roman"/>
                <w:lang w:eastAsia="pt-BR"/>
              </w:rPr>
            </w:rPrChange>
          </w:rPr>
          <w:br/>
          <w:delText>CNPJ 26.080.152/0001-35</w:delText>
        </w:r>
        <w:r w:rsidRPr="00CB0070" w:rsidDel="009447BF">
          <w:rPr>
            <w:rFonts w:ascii="Times New Roman" w:eastAsia="MS Mincho" w:hAnsi="Times New Roman"/>
            <w:smallCaps/>
            <w:lang w:eastAsia="pt-BR"/>
            <w:rPrChange w:id="83" w:author="Letícia Santana Rodrigues" w:date="2026-04-01T17:26:00Z" w16du:dateUtc="2026-04-01T20:26:00Z">
              <w:rPr>
                <w:rFonts w:ascii="Times New Roman" w:eastAsia="MS Mincho" w:hAnsi="Times New Roman"/>
                <w:lang w:eastAsia="pt-BR"/>
              </w:rPr>
            </w:rPrChange>
          </w:rPr>
          <w:br/>
          <w:delText>PIX (Celular) 19 9 8100 4389</w:delText>
        </w:r>
      </w:del>
    </w:p>
    <w:p w14:paraId="2E449BE1" w14:textId="77777777" w:rsidR="003D657E" w:rsidRPr="00CB0070" w:rsidRDefault="003D657E" w:rsidP="004936BD">
      <w:pPr>
        <w:spacing w:after="0" w:line="320" w:lineRule="exact"/>
        <w:rPr>
          <w:rFonts w:ascii="Times New Roman" w:hAnsi="Times New Roman" w:cs="Times New Roman"/>
          <w:smallCaps/>
          <w:lang w:eastAsia="pt-BR"/>
          <w:rPrChange w:id="84" w:author="Letícia Santana Rodrigues" w:date="2026-04-01T17:26:00Z" w16du:dateUtc="2026-04-01T20:26:00Z">
            <w:rPr>
              <w:rFonts w:ascii="Times New Roman" w:hAnsi="Times New Roman" w:cs="Times New Roman"/>
              <w:lang w:eastAsia="pt-BR"/>
            </w:rPr>
          </w:rPrChange>
        </w:rPr>
      </w:pPr>
    </w:p>
    <w:p w14:paraId="6C526A0A" w14:textId="390914DD" w:rsidR="003D3790" w:rsidRPr="00744225"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744225">
        <w:rPr>
          <w:rFonts w:ascii="Times New Roman" w:eastAsia="Times New Roman" w:hAnsi="Times New Roman"/>
          <w:b/>
          <w:bCs/>
          <w:smallCaps/>
          <w:lang w:eastAsia="pt-BR"/>
        </w:rPr>
        <w:t>Inadimplemento</w:t>
      </w:r>
    </w:p>
    <w:p w14:paraId="30BADF98"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0C209BAB" w14:textId="2780B8F7" w:rsidR="003D3790" w:rsidRPr="00744225" w:rsidRDefault="4452AEF1" w:rsidP="004936BD">
      <w:pPr>
        <w:pStyle w:val="Ttulo1"/>
        <w:rPr>
          <w:sz w:val="22"/>
          <w:szCs w:val="22"/>
        </w:rPr>
      </w:pPr>
      <w:r w:rsidRPr="00744225">
        <w:rPr>
          <w:i/>
          <w:iCs/>
          <w:sz w:val="22"/>
          <w:szCs w:val="22"/>
        </w:rPr>
        <w:t xml:space="preserve">Inadimplemento. </w:t>
      </w:r>
      <w:r w:rsidRPr="00744225">
        <w:rPr>
          <w:sz w:val="22"/>
          <w:szCs w:val="22"/>
        </w:rPr>
        <w:t xml:space="preserve">Observadas as disposições contidas no presente Contrato, na hipótese de inadimplemento dos honorários, a </w:t>
      </w:r>
      <w:r w:rsidRPr="00744225">
        <w:rPr>
          <w:b/>
          <w:bCs/>
          <w:smallCaps/>
          <w:sz w:val="22"/>
          <w:szCs w:val="22"/>
        </w:rPr>
        <w:t>Contratada</w:t>
      </w:r>
      <w:r w:rsidRPr="00744225">
        <w:rPr>
          <w:sz w:val="22"/>
          <w:szCs w:val="22"/>
        </w:rPr>
        <w:t xml:space="preserve"> poderá:</w:t>
      </w:r>
      <w:r w:rsidRPr="00744225">
        <w:rPr>
          <w:i/>
          <w:iCs/>
          <w:sz w:val="22"/>
          <w:szCs w:val="22"/>
        </w:rPr>
        <w:t xml:space="preserve"> (i)</w:t>
      </w:r>
      <w:r w:rsidRPr="00744225">
        <w:rPr>
          <w:sz w:val="22"/>
          <w:szCs w:val="22"/>
        </w:rPr>
        <w:t xml:space="preserve"> interromper a execução dos Serviços em observância aos regramentos legais e profissionais aplicáveis, desde que encaminhada notificação prévia por e-mail; </w:t>
      </w:r>
      <w:r w:rsidRPr="00744225">
        <w:rPr>
          <w:i/>
          <w:iCs/>
          <w:sz w:val="22"/>
          <w:szCs w:val="22"/>
        </w:rPr>
        <w:t>(</w:t>
      </w:r>
      <w:proofErr w:type="spellStart"/>
      <w:r w:rsidRPr="00744225">
        <w:rPr>
          <w:i/>
          <w:iCs/>
          <w:sz w:val="22"/>
          <w:szCs w:val="22"/>
        </w:rPr>
        <w:t>ii</w:t>
      </w:r>
      <w:proofErr w:type="spellEnd"/>
      <w:r w:rsidRPr="00744225">
        <w:rPr>
          <w:i/>
          <w:iCs/>
          <w:sz w:val="22"/>
          <w:szCs w:val="22"/>
        </w:rPr>
        <w:t>)</w:t>
      </w:r>
      <w:r w:rsidRPr="00744225">
        <w:rPr>
          <w:sz w:val="22"/>
          <w:szCs w:val="22"/>
        </w:rPr>
        <w:t xml:space="preserve"> resilir o Contrato mediante notificação escrita por e-mail, com prazo de 10 (dez) dias de antecedência, sem prejuízo do recebimento de saldo residual existente até a efetiva cessação da prestação dos Serviços.</w:t>
      </w:r>
    </w:p>
    <w:p w14:paraId="5A00B39B" w14:textId="77777777" w:rsidR="003D3790" w:rsidRPr="00744225" w:rsidRDefault="003D3790" w:rsidP="004936BD">
      <w:pPr>
        <w:spacing w:after="0" w:line="320" w:lineRule="exact"/>
        <w:jc w:val="both"/>
        <w:rPr>
          <w:rFonts w:ascii="Times New Roman" w:eastAsia="MS Mincho" w:hAnsi="Times New Roman" w:cs="Times New Roman"/>
          <w:lang w:eastAsia="pt-BR"/>
        </w:rPr>
      </w:pPr>
    </w:p>
    <w:p w14:paraId="67F71BE5" w14:textId="33F6D205" w:rsidR="003D3790" w:rsidRPr="00744225"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744225">
        <w:rPr>
          <w:rFonts w:ascii="Times New Roman" w:eastAsia="MS Mincho" w:hAnsi="Times New Roman"/>
          <w:i/>
          <w:iCs/>
          <w:lang w:eastAsia="pt-BR"/>
        </w:rPr>
        <w:t xml:space="preserve"> Atraso no Pagamento dos honorários previstos no presente Contrato. </w:t>
      </w:r>
      <w:r w:rsidRPr="00744225">
        <w:rPr>
          <w:rFonts w:ascii="Times New Roman" w:eastAsia="MS Mincho" w:hAnsi="Times New Roman"/>
          <w:lang w:eastAsia="pt-BR"/>
        </w:rPr>
        <w:t xml:space="preserve">As Partes estabelecem que eventual atraso no pagamento dos honorários previstos no presente Contrato facultará à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xml:space="preserve"> cobrar multa equivalente a 20% (vinte por cento) do valor em mora, acrescida de juros moratórios de 1% (um por cento) ao mês, a serem calculados </w:t>
      </w:r>
      <w:r w:rsidRPr="00744225">
        <w:rPr>
          <w:rFonts w:ascii="Times New Roman" w:eastAsia="MS Mincho" w:hAnsi="Times New Roman"/>
          <w:i/>
          <w:iCs/>
          <w:lang w:eastAsia="pt-BR"/>
        </w:rPr>
        <w:t xml:space="preserve">pro rata die, </w:t>
      </w:r>
      <w:r w:rsidRPr="00744225">
        <w:rPr>
          <w:rFonts w:ascii="Times New Roman" w:eastAsia="MS Mincho" w:hAnsi="Times New Roman"/>
          <w:lang w:eastAsia="pt-BR"/>
        </w:rPr>
        <w:t>ambos, juntamente com o valor principal, devidamente atualizados pela variação positiva do IPCA-E desde o primeiro dia de mora até a data do efetivo pagamento.</w:t>
      </w:r>
      <w:r w:rsidRPr="00744225">
        <w:rPr>
          <w:rFonts w:ascii="Times New Roman" w:eastAsia="MS Mincho" w:hAnsi="Times New Roman"/>
          <w:u w:val="single"/>
          <w:lang w:eastAsia="pt-BR"/>
        </w:rPr>
        <w:t xml:space="preserve"> </w:t>
      </w:r>
    </w:p>
    <w:p w14:paraId="0D554F57" w14:textId="77777777" w:rsidR="007A113E" w:rsidRPr="00744225" w:rsidRDefault="007A113E" w:rsidP="007A113E">
      <w:pPr>
        <w:rPr>
          <w:rFonts w:ascii="Times New Roman" w:eastAsia="MS Mincho" w:hAnsi="Times New Roman" w:cs="Times New Roman"/>
          <w:u w:val="single"/>
          <w:lang w:eastAsia="pt-BR"/>
        </w:rPr>
      </w:pPr>
    </w:p>
    <w:p w14:paraId="33FE0E9E" w14:textId="1EF676E8" w:rsidR="003D3790" w:rsidRPr="00744225" w:rsidRDefault="4452AEF1" w:rsidP="007A113E">
      <w:pPr>
        <w:pStyle w:val="1"/>
        <w:rPr>
          <w:rFonts w:eastAsia="MS Mincho"/>
          <w:u w:val="single"/>
        </w:rPr>
      </w:pPr>
      <w:r w:rsidRPr="00744225">
        <w:t>Vigência</w:t>
      </w:r>
    </w:p>
    <w:p w14:paraId="3483955F"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37062C69" w14:textId="023FCEAA" w:rsidR="003D3790" w:rsidRPr="00744225" w:rsidRDefault="4452AEF1" w:rsidP="00C86E7E">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Prazo</w:t>
      </w:r>
      <w:r w:rsidRPr="00744225">
        <w:rPr>
          <w:rFonts w:ascii="Times New Roman" w:eastAsia="MS Mincho" w:hAnsi="Times New Roman"/>
          <w:lang w:eastAsia="pt-BR"/>
        </w:rPr>
        <w:t xml:space="preserve">. O presente Contrato </w:t>
      </w:r>
      <w:r w:rsidR="00862E1A" w:rsidRPr="00744225">
        <w:rPr>
          <w:rFonts w:ascii="Times New Roman" w:eastAsia="MS Mincho" w:hAnsi="Times New Roman"/>
          <w:lang w:eastAsia="pt-BR"/>
        </w:rPr>
        <w:t xml:space="preserve">terá sua vigência </w:t>
      </w:r>
      <w:r w:rsidR="002623C6" w:rsidRPr="00744225">
        <w:rPr>
          <w:rFonts w:ascii="Times New Roman" w:eastAsia="MS Mincho" w:hAnsi="Times New Roman"/>
          <w:lang w:eastAsia="pt-BR"/>
        </w:rPr>
        <w:t>de 12 (</w:t>
      </w:r>
      <w:r w:rsidR="003248BF" w:rsidRPr="00744225">
        <w:rPr>
          <w:rFonts w:ascii="Times New Roman" w:eastAsia="MS Mincho" w:hAnsi="Times New Roman"/>
          <w:lang w:eastAsia="pt-BR"/>
        </w:rPr>
        <w:t>doze</w:t>
      </w:r>
      <w:r w:rsidR="002623C6" w:rsidRPr="00744225">
        <w:rPr>
          <w:rFonts w:ascii="Times New Roman" w:eastAsia="MS Mincho" w:hAnsi="Times New Roman"/>
          <w:lang w:eastAsia="pt-BR"/>
        </w:rPr>
        <w:t>)</w:t>
      </w:r>
      <w:r w:rsidR="003248BF" w:rsidRPr="00744225">
        <w:rPr>
          <w:rFonts w:ascii="Times New Roman" w:eastAsia="MS Mincho" w:hAnsi="Times New Roman"/>
          <w:lang w:eastAsia="pt-BR"/>
        </w:rPr>
        <w:t xml:space="preserve"> meses</w:t>
      </w:r>
      <w:r w:rsidR="002623C6" w:rsidRPr="00744225">
        <w:rPr>
          <w:rFonts w:ascii="Times New Roman" w:eastAsia="MS Mincho" w:hAnsi="Times New Roman"/>
          <w:lang w:eastAsia="pt-BR"/>
        </w:rPr>
        <w:t>, podendo ser renovado mediante aditivo contratual</w:t>
      </w:r>
      <w:r w:rsidR="002F6932" w:rsidRPr="00744225">
        <w:rPr>
          <w:rFonts w:ascii="Times New Roman" w:eastAsia="MS Mincho" w:hAnsi="Times New Roman"/>
          <w:lang w:eastAsia="pt-BR"/>
        </w:rPr>
        <w:t xml:space="preserve">. </w:t>
      </w:r>
      <w:r w:rsidR="008E732C" w:rsidRPr="00744225">
        <w:rPr>
          <w:rFonts w:ascii="Times New Roman" w:eastAsia="MS Mincho" w:hAnsi="Times New Roman"/>
          <w:lang w:eastAsia="pt-BR"/>
        </w:rPr>
        <w:t xml:space="preserve"> </w:t>
      </w:r>
    </w:p>
    <w:p w14:paraId="02E29C41" w14:textId="77777777" w:rsidR="003D3790" w:rsidRPr="00744225" w:rsidRDefault="003D3790" w:rsidP="004936BD">
      <w:pPr>
        <w:pStyle w:val="Ttulo1"/>
        <w:numPr>
          <w:ilvl w:val="0"/>
          <w:numId w:val="0"/>
        </w:numPr>
        <w:ind w:left="720"/>
        <w:rPr>
          <w:sz w:val="22"/>
          <w:szCs w:val="22"/>
        </w:rPr>
      </w:pPr>
    </w:p>
    <w:p w14:paraId="1A37E988" w14:textId="77777777" w:rsidR="00177A36" w:rsidRPr="00744225" w:rsidRDefault="00177A36" w:rsidP="00177A36">
      <w:pPr>
        <w:pStyle w:val="PargrafodaLista"/>
        <w:numPr>
          <w:ilvl w:val="1"/>
          <w:numId w:val="33"/>
        </w:numPr>
        <w:spacing w:after="0" w:line="320" w:lineRule="exact"/>
        <w:jc w:val="both"/>
        <w:rPr>
          <w:rFonts w:ascii="Times New Roman" w:eastAsia="Times New Roman" w:hAnsi="Times New Roman"/>
          <w:b/>
          <w:bCs/>
          <w:smallCaps/>
          <w:lang w:eastAsia="pt-BR"/>
        </w:rPr>
      </w:pPr>
      <w:r w:rsidRPr="00744225">
        <w:rPr>
          <w:rFonts w:ascii="Times New Roman" w:eastAsia="MS Mincho" w:hAnsi="Times New Roman"/>
          <w:i/>
          <w:iCs/>
          <w:lang w:eastAsia="pt-BR"/>
        </w:rPr>
        <w:t>Início do Contrato</w:t>
      </w:r>
      <w:r w:rsidRPr="00744225">
        <w:rPr>
          <w:rFonts w:ascii="Times New Roman" w:eastAsia="MS Mincho" w:hAnsi="Times New Roman"/>
          <w:lang w:eastAsia="pt-BR"/>
        </w:rPr>
        <w:t xml:space="preserve">. A prestação dos serviços se iniciará na ocasião do primeiro pagamento, conforme item 3.1 do presente contrato. </w:t>
      </w:r>
    </w:p>
    <w:p w14:paraId="25B093A3" w14:textId="77777777" w:rsidR="003248BF" w:rsidRPr="00744225" w:rsidRDefault="003248BF" w:rsidP="003248BF">
      <w:pPr>
        <w:pStyle w:val="PargrafodaLista"/>
        <w:rPr>
          <w:rFonts w:ascii="Times New Roman" w:eastAsia="Times New Roman" w:hAnsi="Times New Roman"/>
          <w:b/>
          <w:bCs/>
          <w:smallCaps/>
          <w:lang w:eastAsia="pt-BR"/>
        </w:rPr>
      </w:pPr>
    </w:p>
    <w:p w14:paraId="6E3BAE8A" w14:textId="77777777" w:rsidR="002A0E87" w:rsidRPr="00744225" w:rsidRDefault="002A0E87" w:rsidP="004936BD">
      <w:pPr>
        <w:pStyle w:val="PargrafodaLista"/>
        <w:spacing w:after="0" w:line="320" w:lineRule="exact"/>
        <w:rPr>
          <w:rFonts w:ascii="Times New Roman" w:eastAsia="Times New Roman" w:hAnsi="Times New Roman"/>
          <w:b/>
          <w:bCs/>
          <w:smallCaps/>
          <w:lang w:eastAsia="pt-BR"/>
        </w:rPr>
      </w:pPr>
    </w:p>
    <w:p w14:paraId="4D31F84E" w14:textId="38C9BF84" w:rsidR="003D3790" w:rsidRPr="00744225"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744225">
        <w:rPr>
          <w:rFonts w:ascii="Times New Roman" w:eastAsia="Times New Roman" w:hAnsi="Times New Roman"/>
          <w:b/>
          <w:bCs/>
          <w:smallCaps/>
          <w:lang w:eastAsia="pt-BR"/>
        </w:rPr>
        <w:t xml:space="preserve">Extinção do Contrato </w:t>
      </w:r>
    </w:p>
    <w:p w14:paraId="0F404D03" w14:textId="77777777" w:rsidR="00027EE8" w:rsidRPr="00744225" w:rsidRDefault="00027EE8" w:rsidP="004936BD">
      <w:pPr>
        <w:pStyle w:val="PargrafodaLista"/>
        <w:spacing w:after="0" w:line="320" w:lineRule="exact"/>
        <w:jc w:val="both"/>
        <w:rPr>
          <w:rFonts w:ascii="Times New Roman" w:eastAsia="Times New Roman" w:hAnsi="Times New Roman"/>
          <w:b/>
          <w:bCs/>
          <w:smallCaps/>
          <w:lang w:eastAsia="pt-BR"/>
        </w:rPr>
      </w:pPr>
    </w:p>
    <w:p w14:paraId="1EC4F5EB" w14:textId="27155EFA"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85" w:name="_Ref141106497"/>
      <w:r w:rsidRPr="00744225">
        <w:rPr>
          <w:rFonts w:ascii="Times New Roman" w:eastAsia="MS Mincho" w:hAnsi="Times New Roman"/>
          <w:i/>
          <w:iCs/>
          <w:lang w:eastAsia="pt-BR"/>
        </w:rPr>
        <w:t xml:space="preserve">Possibilidade de resilição por qualquer das partes. </w:t>
      </w:r>
      <w:r w:rsidRPr="00744225">
        <w:rPr>
          <w:rFonts w:ascii="Times New Roman" w:eastAsia="MS Mincho" w:hAnsi="Times New Roman"/>
          <w:lang w:eastAsia="pt-BR"/>
        </w:rPr>
        <w:t>O presente Contrato pode ser resilido por qualquer das Partes, a qualquer tempo, desde que precedido de comunicação escrita por e-mail com antecedência mínima de 30 (trinta) dias, sem qualquer tipo de ônus.</w:t>
      </w:r>
      <w:bookmarkEnd w:id="85"/>
    </w:p>
    <w:p w14:paraId="051B0D45"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79D8BBD2" w14:textId="330FD17B"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Não desoneração</w:t>
      </w:r>
      <w:r w:rsidRPr="00744225">
        <w:rPr>
          <w:rFonts w:ascii="Times New Roman" w:eastAsia="MS Mincho" w:hAnsi="Times New Roman"/>
          <w:lang w:eastAsia="pt-BR"/>
        </w:rPr>
        <w:t>. A resolução do Contrato não desonera a</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lang w:eastAsia="pt-BR"/>
        </w:rPr>
        <w:t xml:space="preserve"> </w:t>
      </w:r>
      <w:r w:rsidR="0AC644A4" w:rsidRPr="00744225">
        <w:rPr>
          <w:rFonts w:ascii="Times New Roman" w:eastAsia="MS Mincho" w:hAnsi="Times New Roman"/>
          <w:lang w:eastAsia="pt-BR"/>
        </w:rPr>
        <w:t>d</w:t>
      </w:r>
      <w:r w:rsidRPr="00744225">
        <w:rPr>
          <w:rFonts w:ascii="Times New Roman" w:eastAsia="MS Mincho" w:hAnsi="Times New Roman"/>
          <w:lang w:eastAsia="pt-BR"/>
        </w:rPr>
        <w:t>o dever de pagamento dos valores devidos pelos Serviços que forem efetivamente prestados, pendentes ou não de faturamento.</w:t>
      </w:r>
    </w:p>
    <w:p w14:paraId="0AAA6A7E"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46C41959" w14:textId="4A768EED"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 xml:space="preserve">Extinção do Contrato sem Aviso Prévio. </w:t>
      </w:r>
      <w:r w:rsidRPr="00744225">
        <w:rPr>
          <w:rFonts w:ascii="Times New Roman" w:eastAsia="MS Mincho" w:hAnsi="Times New Roman"/>
          <w:lang w:eastAsia="pt-BR"/>
        </w:rPr>
        <w:t xml:space="preserve">A resilição contratual sem a concessão do aviso prévio, sujeitará à </w:t>
      </w:r>
      <w:r w:rsidR="00F34200" w:rsidRPr="00744225">
        <w:rPr>
          <w:rFonts w:ascii="Times New Roman" w:eastAsia="MS Mincho" w:hAnsi="Times New Roman"/>
          <w:b/>
          <w:bCs/>
          <w:smallCaps/>
          <w:lang w:eastAsia="pt-BR"/>
        </w:rPr>
        <w:t>Contratante</w:t>
      </w:r>
      <w:r w:rsidRPr="00744225">
        <w:rPr>
          <w:rFonts w:ascii="Times New Roman" w:eastAsia="MS Mincho" w:hAnsi="Times New Roman"/>
          <w:b/>
          <w:bCs/>
          <w:smallCaps/>
          <w:lang w:eastAsia="pt-BR"/>
        </w:rPr>
        <w:t xml:space="preserve"> </w:t>
      </w:r>
      <w:r w:rsidRPr="00744225">
        <w:rPr>
          <w:rFonts w:ascii="Times New Roman" w:eastAsia="MS Mincho" w:hAnsi="Times New Roman"/>
          <w:lang w:eastAsia="pt-BR"/>
        </w:rPr>
        <w:t>ao pagamento de indenização correspondente a remuneração devida no período de aviso prévio.</w:t>
      </w:r>
    </w:p>
    <w:p w14:paraId="6C0D404C" w14:textId="77777777" w:rsidR="003D3790" w:rsidRPr="00744225" w:rsidRDefault="003D3790" w:rsidP="004936BD">
      <w:pPr>
        <w:spacing w:after="0" w:line="320" w:lineRule="exact"/>
        <w:jc w:val="both"/>
        <w:rPr>
          <w:rFonts w:ascii="Times New Roman" w:eastAsia="MS Mincho" w:hAnsi="Times New Roman" w:cs="Times New Roman"/>
          <w:lang w:eastAsia="pt-BR"/>
        </w:rPr>
      </w:pPr>
    </w:p>
    <w:p w14:paraId="5368A310" w14:textId="036653B4"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Infração</w:t>
      </w:r>
      <w:r w:rsidRPr="00744225">
        <w:rPr>
          <w:rFonts w:ascii="Times New Roman" w:eastAsia="MS Mincho" w:hAnsi="Times New Roman"/>
          <w:lang w:eastAsia="pt-BR"/>
        </w:rPr>
        <w:t xml:space="preserve">. O descumprimento das obrigações assumidas neste Contrato denota justo motivo para a sua resolução. Nessa hipótese, a resolução contratual poderá ser realizada mediante notificação com prazo de 10 (dez) dias de antecedência. </w:t>
      </w:r>
    </w:p>
    <w:p w14:paraId="7044759A"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0D607827" w14:textId="0A5A5975" w:rsidR="003D3790" w:rsidRPr="00744225"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744225">
        <w:rPr>
          <w:rFonts w:ascii="Times New Roman" w:eastAsia="Times New Roman" w:hAnsi="Times New Roman"/>
          <w:b/>
          <w:bCs/>
          <w:smallCaps/>
          <w:lang w:eastAsia="pt-BR"/>
        </w:rPr>
        <w:t>Obrigações da Contratada</w:t>
      </w:r>
    </w:p>
    <w:p w14:paraId="48EE3687"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75AEA205" w14:textId="77902051" w:rsidR="003D3790" w:rsidRPr="00744225" w:rsidRDefault="4452AEF1" w:rsidP="004936BD">
      <w:pPr>
        <w:pStyle w:val="PargrafodaLista"/>
        <w:numPr>
          <w:ilvl w:val="1"/>
          <w:numId w:val="33"/>
        </w:numPr>
        <w:spacing w:after="0" w:line="320" w:lineRule="exact"/>
        <w:jc w:val="both"/>
        <w:rPr>
          <w:rFonts w:ascii="Times New Roman" w:eastAsia="MS Mincho" w:hAnsi="Times New Roman"/>
          <w:u w:val="single"/>
          <w:lang w:eastAsia="pt-BR"/>
        </w:rPr>
      </w:pPr>
      <w:r w:rsidRPr="00744225">
        <w:rPr>
          <w:rFonts w:ascii="Times New Roman" w:eastAsia="MS Mincho" w:hAnsi="Times New Roman"/>
          <w:lang w:eastAsia="pt-BR"/>
        </w:rPr>
        <w:t xml:space="preserve">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xml:space="preserve"> se obriga: </w:t>
      </w:r>
      <w:r w:rsidRPr="00744225">
        <w:rPr>
          <w:rFonts w:ascii="Times New Roman" w:eastAsia="MS Mincho" w:hAnsi="Times New Roman"/>
          <w:i/>
          <w:iCs/>
          <w:lang w:eastAsia="pt-BR"/>
        </w:rPr>
        <w:t>(i)</w:t>
      </w:r>
      <w:r w:rsidRPr="00744225">
        <w:rPr>
          <w:rFonts w:ascii="Times New Roman" w:eastAsia="MS Mincho" w:hAnsi="Times New Roman"/>
          <w:lang w:eastAsia="pt-BR"/>
        </w:rPr>
        <w:t xml:space="preserve"> A apresentar informações à</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lang w:eastAsia="pt-BR"/>
        </w:rPr>
        <w:t xml:space="preserve"> sobre a execução dos Serviços, mediante relatório escrito e informações verbais sempre que solicitado;</w:t>
      </w:r>
      <w:del w:id="86" w:author="Renato Rossetti Vallim de Castro" w:date="2026-03-31T11:43:00Z" w16du:dateUtc="2026-03-31T14:43:00Z">
        <w:r w:rsidRPr="00744225" w:rsidDel="00D94306">
          <w:rPr>
            <w:rFonts w:ascii="Times New Roman" w:eastAsia="MS Mincho" w:hAnsi="Times New Roman"/>
            <w:lang w:eastAsia="pt-BR"/>
          </w:rPr>
          <w:delText xml:space="preserve"> </w:delText>
        </w:r>
        <w:r w:rsidRPr="00744225" w:rsidDel="00D94306">
          <w:rPr>
            <w:rFonts w:ascii="Times New Roman" w:eastAsia="MS Mincho" w:hAnsi="Times New Roman"/>
            <w:i/>
            <w:iCs/>
            <w:lang w:eastAsia="pt-BR"/>
          </w:rPr>
          <w:delText xml:space="preserve">(ii) </w:delText>
        </w:r>
        <w:r w:rsidRPr="00744225" w:rsidDel="00D94306">
          <w:rPr>
            <w:rFonts w:ascii="Times New Roman" w:eastAsia="MS Mincho" w:hAnsi="Times New Roman"/>
            <w:lang w:eastAsia="pt-BR"/>
          </w:rPr>
          <w:delText>Por si e por seus prepostos, a utilizar sempre a melhor técnica jurídica para a prestação dos Serviços;</w:delText>
        </w:r>
      </w:del>
      <w:r w:rsidRPr="00744225">
        <w:rPr>
          <w:rFonts w:ascii="Times New Roman" w:eastAsia="MS Mincho" w:hAnsi="Times New Roman"/>
          <w:lang w:eastAsia="pt-BR"/>
        </w:rPr>
        <w:t xml:space="preserve"> e </w:t>
      </w:r>
      <w:r w:rsidRPr="00744225">
        <w:rPr>
          <w:rFonts w:ascii="Times New Roman" w:eastAsia="MS Mincho" w:hAnsi="Times New Roman"/>
          <w:i/>
          <w:iCs/>
          <w:lang w:eastAsia="pt-BR"/>
        </w:rPr>
        <w:t>(</w:t>
      </w:r>
      <w:proofErr w:type="spellStart"/>
      <w:del w:id="87" w:author="Renato Rossetti Vallim de Castro" w:date="2026-03-31T11:43:00Z" w16du:dateUtc="2026-03-31T14:43:00Z">
        <w:r w:rsidRPr="00744225" w:rsidDel="00D94306">
          <w:rPr>
            <w:rFonts w:ascii="Times New Roman" w:eastAsia="MS Mincho" w:hAnsi="Times New Roman"/>
            <w:i/>
            <w:iCs/>
            <w:lang w:eastAsia="pt-BR"/>
          </w:rPr>
          <w:delText>i</w:delText>
        </w:r>
      </w:del>
      <w:r w:rsidRPr="00744225">
        <w:rPr>
          <w:rFonts w:ascii="Times New Roman" w:eastAsia="MS Mincho" w:hAnsi="Times New Roman"/>
          <w:i/>
          <w:iCs/>
          <w:lang w:eastAsia="pt-BR"/>
        </w:rPr>
        <w:t>ii</w:t>
      </w:r>
      <w:proofErr w:type="spellEnd"/>
      <w:r w:rsidRPr="00744225">
        <w:rPr>
          <w:rFonts w:ascii="Times New Roman" w:eastAsia="MS Mincho" w:hAnsi="Times New Roman"/>
          <w:i/>
          <w:iCs/>
          <w:lang w:eastAsia="pt-BR"/>
        </w:rPr>
        <w:t>)</w:t>
      </w:r>
      <w:r w:rsidRPr="00744225">
        <w:rPr>
          <w:rFonts w:ascii="Times New Roman" w:eastAsia="MS Mincho" w:hAnsi="Times New Roman"/>
          <w:lang w:eastAsia="pt-BR"/>
        </w:rPr>
        <w:t xml:space="preserve"> A se r</w:t>
      </w:r>
      <w:r w:rsidRPr="00744225">
        <w:rPr>
          <w:rFonts w:ascii="Times New Roman" w:eastAsia="Arial Unicode MS" w:hAnsi="Times New Roman"/>
          <w:lang w:eastAsia="pt-BR"/>
        </w:rPr>
        <w:t xml:space="preserve">esponsabilizar, de forma limitada ao valor dos honorários estabelecidos neste Contrato, integralmente pela escorreita execução dos Serviços em observância aos regramentos legais aplicáveis. </w:t>
      </w:r>
    </w:p>
    <w:p w14:paraId="1869ED85" w14:textId="55B307A2" w:rsidR="004168B9" w:rsidRPr="00744225" w:rsidRDefault="004168B9" w:rsidP="004936BD">
      <w:pPr>
        <w:pStyle w:val="PargrafodaLista"/>
        <w:spacing w:after="0" w:line="320" w:lineRule="exact"/>
        <w:jc w:val="both"/>
        <w:rPr>
          <w:rFonts w:ascii="Times New Roman" w:eastAsia="MS Mincho" w:hAnsi="Times New Roman"/>
          <w:u w:val="single"/>
          <w:lang w:eastAsia="pt-BR"/>
        </w:rPr>
      </w:pPr>
    </w:p>
    <w:p w14:paraId="3BF2F6EE" w14:textId="54F8790D" w:rsidR="004168B9" w:rsidRPr="00744225" w:rsidDel="000F48F6" w:rsidRDefault="004168B9" w:rsidP="004936BD">
      <w:pPr>
        <w:pStyle w:val="PargrafodaLista"/>
        <w:numPr>
          <w:ilvl w:val="1"/>
          <w:numId w:val="33"/>
        </w:numPr>
        <w:spacing w:after="0" w:line="320" w:lineRule="exact"/>
        <w:jc w:val="both"/>
        <w:rPr>
          <w:del w:id="88" w:author="Renato Rossetti Vallim de Castro" w:date="2026-03-31T11:43:00Z" w16du:dateUtc="2026-03-31T14:43:00Z"/>
          <w:rFonts w:ascii="Times New Roman" w:eastAsia="MS Mincho" w:hAnsi="Times New Roman"/>
          <w:lang w:eastAsia="pt-BR"/>
        </w:rPr>
      </w:pPr>
      <w:del w:id="89" w:author="Renato Rossetti Vallim de Castro" w:date="2026-03-31T11:43:00Z" w16du:dateUtc="2026-03-31T14:43:00Z">
        <w:r w:rsidRPr="00744225" w:rsidDel="000F48F6">
          <w:rPr>
            <w:rFonts w:ascii="Times New Roman" w:eastAsia="MS Mincho" w:hAnsi="Times New Roman"/>
            <w:lang w:eastAsia="pt-BR"/>
          </w:rPr>
          <w:delText xml:space="preserve">Fica ajustado entre as Partes o prazo de até 05 (cinco) dias úteis para respostas as consultas e contratos contados do recebimento da solicitação com todas as informações e documentos necessários para análise jurídica da </w:delText>
        </w:r>
        <w:r w:rsidR="004936BD" w:rsidRPr="00744225" w:rsidDel="000F48F6">
          <w:rPr>
            <w:rFonts w:ascii="Times New Roman" w:eastAsia="MS Mincho" w:hAnsi="Times New Roman"/>
            <w:b/>
            <w:bCs/>
            <w:smallCaps/>
            <w:lang w:eastAsia="pt-BR"/>
          </w:rPr>
          <w:delText>Contratada</w:delText>
        </w:r>
        <w:r w:rsidRPr="00744225" w:rsidDel="000F48F6">
          <w:rPr>
            <w:rFonts w:ascii="Times New Roman" w:eastAsia="MS Mincho" w:hAnsi="Times New Roman"/>
            <w:lang w:eastAsia="pt-BR"/>
          </w:rPr>
          <w:delText xml:space="preserve">, sendo que eventual ajuste no prazo deve ser acordado previamente entre as </w:delText>
        </w:r>
        <w:r w:rsidR="002A0E87" w:rsidRPr="00744225" w:rsidDel="000F48F6">
          <w:rPr>
            <w:rFonts w:ascii="Times New Roman" w:eastAsia="MS Mincho" w:hAnsi="Times New Roman"/>
            <w:lang w:eastAsia="pt-BR"/>
          </w:rPr>
          <w:delText>P</w:delText>
        </w:r>
        <w:r w:rsidRPr="00744225" w:rsidDel="000F48F6">
          <w:rPr>
            <w:rFonts w:ascii="Times New Roman" w:eastAsia="MS Mincho" w:hAnsi="Times New Roman"/>
            <w:lang w:eastAsia="pt-BR"/>
          </w:rPr>
          <w:delText>artes.</w:delText>
        </w:r>
      </w:del>
    </w:p>
    <w:p w14:paraId="5E505FDF" w14:textId="258348F5" w:rsidR="007A113E" w:rsidRPr="00744225" w:rsidDel="000F48F6" w:rsidRDefault="007A113E" w:rsidP="007A113E">
      <w:pPr>
        <w:rPr>
          <w:del w:id="90" w:author="Renato Rossetti Vallim de Castro" w:date="2026-03-31T11:44:00Z" w16du:dateUtc="2026-03-31T14:44:00Z"/>
          <w:rFonts w:ascii="Times New Roman" w:eastAsia="Times New Roman" w:hAnsi="Times New Roman" w:cs="Times New Roman"/>
          <w:u w:val="single"/>
          <w:lang w:eastAsia="pt-BR"/>
        </w:rPr>
      </w:pPr>
    </w:p>
    <w:p w14:paraId="2ACAC8FF" w14:textId="0CDD39F7" w:rsidR="003D3790" w:rsidRPr="00744225" w:rsidRDefault="4452AEF1" w:rsidP="007A113E">
      <w:pPr>
        <w:pStyle w:val="1"/>
        <w:rPr>
          <w:u w:val="single"/>
        </w:rPr>
      </w:pPr>
      <w:r w:rsidRPr="00744225">
        <w:t xml:space="preserve">Obrigações da </w:t>
      </w:r>
      <w:r w:rsidR="00F34200" w:rsidRPr="00744225">
        <w:t>Contratante</w:t>
      </w:r>
    </w:p>
    <w:p w14:paraId="408DAC43"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16166713" w14:textId="4F90F062"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bookmarkStart w:id="91" w:name="_Ref139901542"/>
      <w:r w:rsidRPr="00744225">
        <w:rPr>
          <w:rFonts w:ascii="Times New Roman" w:eastAsia="MS Mincho" w:hAnsi="Times New Roman"/>
          <w:lang w:eastAsia="pt-BR"/>
        </w:rPr>
        <w:t>A</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bookmarkEnd w:id="91"/>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b/>
          <w:bCs/>
          <w:smallCaps/>
          <w:lang w:eastAsia="pt-BR"/>
        </w:rPr>
        <w:t xml:space="preserve"> </w:t>
      </w:r>
      <w:r w:rsidRPr="00744225">
        <w:rPr>
          <w:rFonts w:ascii="Times New Roman" w:eastAsia="MS Mincho" w:hAnsi="Times New Roman"/>
          <w:lang w:eastAsia="pt-BR"/>
        </w:rPr>
        <w:t>se obriga</w:t>
      </w:r>
      <w:r w:rsidR="00930B24" w:rsidRPr="00744225">
        <w:rPr>
          <w:rFonts w:ascii="Times New Roman" w:eastAsia="MS Mincho" w:hAnsi="Times New Roman"/>
          <w:lang w:eastAsia="pt-BR"/>
        </w:rPr>
        <w:t>m</w:t>
      </w:r>
      <w:r w:rsidRPr="00744225">
        <w:rPr>
          <w:rFonts w:ascii="Times New Roman" w:eastAsia="MS Mincho" w:hAnsi="Times New Roman"/>
          <w:lang w:eastAsia="pt-BR"/>
        </w:rPr>
        <w:t xml:space="preserve"> a:</w:t>
      </w:r>
      <w:r w:rsidRPr="00744225">
        <w:rPr>
          <w:rFonts w:ascii="Times New Roman" w:eastAsia="MS Mincho" w:hAnsi="Times New Roman"/>
          <w:i/>
          <w:iCs/>
          <w:lang w:eastAsia="pt-BR"/>
        </w:rPr>
        <w:t xml:space="preserve"> (i) </w:t>
      </w:r>
      <w:r w:rsidRPr="00744225">
        <w:rPr>
          <w:rFonts w:ascii="Times New Roman" w:eastAsia="MS Mincho" w:hAnsi="Times New Roman"/>
          <w:lang w:eastAsia="pt-BR"/>
        </w:rPr>
        <w:t xml:space="preserve">Fornecer os documentos indispensáveis para a instrução do </w:t>
      </w:r>
      <w:r w:rsidR="004168B9" w:rsidRPr="00744225">
        <w:rPr>
          <w:rFonts w:ascii="Times New Roman" w:eastAsia="MS Mincho" w:hAnsi="Times New Roman"/>
          <w:lang w:eastAsia="pt-BR"/>
        </w:rPr>
        <w:t>da consulta</w:t>
      </w:r>
      <w:r w:rsidRPr="00744225">
        <w:rPr>
          <w:rFonts w:ascii="Times New Roman" w:eastAsia="MS Mincho" w:hAnsi="Times New Roman"/>
          <w:lang w:eastAsia="pt-BR"/>
        </w:rPr>
        <w:t xml:space="preserve"> e demais informações necessárias ao andamento </w:t>
      </w:r>
      <w:r w:rsidR="004168B9" w:rsidRPr="00744225">
        <w:rPr>
          <w:rFonts w:ascii="Times New Roman" w:eastAsia="MS Mincho" w:hAnsi="Times New Roman"/>
          <w:lang w:eastAsia="pt-BR"/>
        </w:rPr>
        <w:t>da solicitação</w:t>
      </w:r>
      <w:r w:rsidRPr="00744225">
        <w:rPr>
          <w:rFonts w:ascii="Times New Roman" w:eastAsia="MS Mincho" w:hAnsi="Times New Roman"/>
          <w:lang w:eastAsia="pt-BR"/>
        </w:rPr>
        <w:t xml:space="preserve">; </w:t>
      </w:r>
      <w:r w:rsidRPr="00744225">
        <w:rPr>
          <w:rFonts w:ascii="Times New Roman" w:eastAsia="MS Mincho" w:hAnsi="Times New Roman"/>
          <w:i/>
          <w:iCs/>
          <w:lang w:eastAsia="pt-BR"/>
        </w:rPr>
        <w:t>(</w:t>
      </w:r>
      <w:proofErr w:type="spellStart"/>
      <w:r w:rsidRPr="00744225">
        <w:rPr>
          <w:rFonts w:ascii="Times New Roman" w:eastAsia="MS Mincho" w:hAnsi="Times New Roman"/>
          <w:i/>
          <w:iCs/>
          <w:lang w:eastAsia="pt-BR"/>
        </w:rPr>
        <w:t>ii</w:t>
      </w:r>
      <w:proofErr w:type="spellEnd"/>
      <w:r w:rsidRPr="00744225">
        <w:rPr>
          <w:rFonts w:ascii="Times New Roman" w:eastAsia="MS Mincho" w:hAnsi="Times New Roman"/>
          <w:i/>
          <w:iCs/>
          <w:lang w:eastAsia="pt-BR"/>
        </w:rPr>
        <w:t xml:space="preserve">) </w:t>
      </w:r>
      <w:r w:rsidRPr="00744225">
        <w:rPr>
          <w:rFonts w:ascii="Times New Roman" w:eastAsia="MS Mincho" w:hAnsi="Times New Roman"/>
          <w:lang w:eastAsia="pt-BR"/>
        </w:rPr>
        <w:t xml:space="preserve">Manter os dados pessoais atualizados, tendo a obrigação de informar imediatamente toda e qualquer alteração de endereço, telefone ou e-mail; </w:t>
      </w:r>
      <w:r w:rsidRPr="00744225">
        <w:rPr>
          <w:rFonts w:ascii="Times New Roman" w:eastAsia="MS Mincho" w:hAnsi="Times New Roman"/>
          <w:i/>
          <w:iCs/>
          <w:lang w:eastAsia="pt-BR"/>
        </w:rPr>
        <w:t>(</w:t>
      </w:r>
      <w:proofErr w:type="spellStart"/>
      <w:r w:rsidRPr="00744225">
        <w:rPr>
          <w:rFonts w:ascii="Times New Roman" w:eastAsia="MS Mincho" w:hAnsi="Times New Roman"/>
          <w:i/>
          <w:iCs/>
          <w:lang w:eastAsia="pt-BR"/>
        </w:rPr>
        <w:t>iii</w:t>
      </w:r>
      <w:proofErr w:type="spellEnd"/>
      <w:r w:rsidRPr="00744225">
        <w:rPr>
          <w:rFonts w:ascii="Times New Roman" w:eastAsia="MS Mincho" w:hAnsi="Times New Roman"/>
          <w:i/>
          <w:iCs/>
          <w:lang w:eastAsia="pt-BR"/>
        </w:rPr>
        <w:t>)</w:t>
      </w:r>
      <w:r w:rsidRPr="00744225">
        <w:rPr>
          <w:rFonts w:ascii="Times New Roman" w:eastAsia="MS Mincho" w:hAnsi="Times New Roman"/>
          <w:lang w:eastAsia="pt-BR"/>
        </w:rPr>
        <w:t xml:space="preserve"> Avisar caso haja qualquer mudança com relação aos fatos tratados </w:t>
      </w:r>
      <w:r w:rsidR="004168B9" w:rsidRPr="00744225">
        <w:rPr>
          <w:rFonts w:ascii="Times New Roman" w:eastAsia="MS Mincho" w:hAnsi="Times New Roman"/>
          <w:lang w:eastAsia="pt-BR"/>
        </w:rPr>
        <w:t>na consulta</w:t>
      </w:r>
      <w:r w:rsidRPr="00744225">
        <w:rPr>
          <w:rFonts w:ascii="Times New Roman" w:eastAsia="MS Mincho" w:hAnsi="Times New Roman"/>
          <w:lang w:eastAsia="pt-BR"/>
        </w:rPr>
        <w:t xml:space="preserve">; </w:t>
      </w:r>
      <w:r w:rsidR="004168B9" w:rsidRPr="00744225">
        <w:rPr>
          <w:rFonts w:ascii="Times New Roman" w:eastAsia="MS Mincho" w:hAnsi="Times New Roman"/>
          <w:i/>
          <w:iCs/>
          <w:lang w:eastAsia="pt-BR"/>
        </w:rPr>
        <w:t>(</w:t>
      </w:r>
      <w:proofErr w:type="spellStart"/>
      <w:r w:rsidR="004168B9" w:rsidRPr="00744225">
        <w:rPr>
          <w:rFonts w:ascii="Times New Roman" w:eastAsia="MS Mincho" w:hAnsi="Times New Roman"/>
          <w:i/>
          <w:iCs/>
          <w:lang w:eastAsia="pt-BR"/>
        </w:rPr>
        <w:t>iv</w:t>
      </w:r>
      <w:proofErr w:type="spellEnd"/>
      <w:r w:rsidRPr="00744225">
        <w:rPr>
          <w:rFonts w:ascii="Times New Roman" w:eastAsia="MS Mincho" w:hAnsi="Times New Roman"/>
          <w:i/>
          <w:iCs/>
          <w:lang w:eastAsia="pt-BR"/>
        </w:rPr>
        <w:t>)</w:t>
      </w:r>
      <w:r w:rsidRPr="00744225">
        <w:rPr>
          <w:rFonts w:ascii="Times New Roman" w:eastAsia="MS Mincho" w:hAnsi="Times New Roman"/>
          <w:lang w:eastAsia="pt-BR"/>
        </w:rPr>
        <w:t xml:space="preserve"> Informar e enviar, exclusivamente via e-mail ao gestor ou responsável da área competente, todas as </w:t>
      </w:r>
      <w:r w:rsidR="004168B9" w:rsidRPr="00744225">
        <w:rPr>
          <w:rFonts w:ascii="Times New Roman" w:eastAsia="MS Mincho" w:hAnsi="Times New Roman"/>
          <w:lang w:eastAsia="pt-BR"/>
        </w:rPr>
        <w:t>informações e documentos</w:t>
      </w:r>
      <w:r w:rsidRPr="00744225">
        <w:rPr>
          <w:rFonts w:ascii="Times New Roman" w:eastAsia="MS Mincho" w:hAnsi="Times New Roman"/>
          <w:lang w:eastAsia="pt-BR"/>
        </w:rPr>
        <w:t xml:space="preserve"> necessários ao desenvolvimento do serviço contratado; </w:t>
      </w:r>
      <w:r w:rsidRPr="00744225">
        <w:rPr>
          <w:rFonts w:ascii="Times New Roman" w:eastAsia="MS Mincho" w:hAnsi="Times New Roman"/>
          <w:i/>
          <w:iCs/>
          <w:lang w:eastAsia="pt-BR"/>
        </w:rPr>
        <w:t xml:space="preserve">(v) </w:t>
      </w:r>
      <w:r w:rsidRPr="00744225">
        <w:rPr>
          <w:rFonts w:ascii="Times New Roman" w:eastAsia="MS Mincho" w:hAnsi="Times New Roman"/>
          <w:lang w:eastAsia="pt-BR"/>
        </w:rPr>
        <w:t xml:space="preserve">Fornecer, sempre que solicitado pela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xml:space="preserve">, todos os documentos e informações que fazerem-se necessários para a eficiente execução dos serviços, dentro dos prazos estipulados; e </w:t>
      </w:r>
      <w:r w:rsidRPr="00744225">
        <w:rPr>
          <w:rFonts w:ascii="Times New Roman" w:eastAsia="MS Mincho" w:hAnsi="Times New Roman"/>
          <w:i/>
          <w:iCs/>
          <w:lang w:eastAsia="pt-BR"/>
        </w:rPr>
        <w:t>(vi)</w:t>
      </w:r>
      <w:r w:rsidRPr="00744225">
        <w:rPr>
          <w:rFonts w:ascii="Times New Roman" w:eastAsia="MS Mincho" w:hAnsi="Times New Roman"/>
          <w:lang w:eastAsia="pt-BR"/>
        </w:rPr>
        <w:t xml:space="preserve"> Efetuar o pagamento dos valores previstos no presente Contrato, inclusive em relação às despesas procedimentais, sob pena de se responsabilizar por eventual prejuízo decorrente do inadimplemento.</w:t>
      </w:r>
    </w:p>
    <w:p w14:paraId="0B8DC0C1" w14:textId="77777777" w:rsidR="00D96745" w:rsidRPr="00744225" w:rsidRDefault="00D96745" w:rsidP="004936BD">
      <w:pPr>
        <w:pStyle w:val="PargrafodaLista"/>
        <w:spacing w:after="0" w:line="320" w:lineRule="exact"/>
        <w:jc w:val="both"/>
        <w:rPr>
          <w:rFonts w:ascii="Times New Roman" w:eastAsia="MS Mincho" w:hAnsi="Times New Roman"/>
          <w:lang w:eastAsia="pt-BR"/>
        </w:rPr>
      </w:pPr>
    </w:p>
    <w:p w14:paraId="7C0814EE" w14:textId="3D9B8873" w:rsidR="003D3790" w:rsidRPr="00744225"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744225">
        <w:rPr>
          <w:rFonts w:ascii="Times New Roman" w:eastAsia="Times New Roman" w:hAnsi="Times New Roman"/>
          <w:b/>
          <w:bCs/>
          <w:smallCaps/>
          <w:lang w:eastAsia="pt-BR"/>
        </w:rPr>
        <w:t>Despesas</w:t>
      </w:r>
    </w:p>
    <w:p w14:paraId="5D17DF3A" w14:textId="77777777" w:rsidR="003D3790" w:rsidRPr="00744225" w:rsidRDefault="003D3790" w:rsidP="004936BD">
      <w:pPr>
        <w:spacing w:after="0" w:line="320" w:lineRule="exact"/>
        <w:jc w:val="both"/>
        <w:rPr>
          <w:rFonts w:ascii="Times New Roman" w:eastAsia="Times New Roman" w:hAnsi="Times New Roman" w:cs="Times New Roman"/>
          <w:b/>
          <w:bCs/>
          <w:smallCaps/>
          <w:lang w:eastAsia="pt-BR"/>
        </w:rPr>
      </w:pPr>
    </w:p>
    <w:p w14:paraId="77DB9C25" w14:textId="5A917365"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lang w:eastAsia="pt-BR"/>
        </w:rPr>
        <w:t xml:space="preserve">A remuneração avençada no presente Contrato não abrange despesas </w:t>
      </w:r>
      <w:r w:rsidR="002A0E87" w:rsidRPr="00744225">
        <w:rPr>
          <w:rFonts w:ascii="Times New Roman" w:eastAsia="MS Mincho" w:hAnsi="Times New Roman"/>
          <w:lang w:eastAsia="pt-BR"/>
        </w:rPr>
        <w:t>extraordinárias</w:t>
      </w:r>
      <w:r w:rsidRPr="00744225">
        <w:rPr>
          <w:rFonts w:ascii="Times New Roman" w:eastAsia="MS Mincho" w:hAnsi="Times New Roman"/>
          <w:lang w:eastAsia="pt-BR"/>
        </w:rPr>
        <w:t xml:space="preserve"> para o fiel cumprimento do objeto pactuado, tais como: custas e taxas, cópias, cartórios,</w:t>
      </w:r>
      <w:r w:rsidR="00891FB2" w:rsidRPr="00744225">
        <w:rPr>
          <w:rFonts w:ascii="Times New Roman" w:eastAsia="MS Mincho" w:hAnsi="Times New Roman"/>
          <w:lang w:eastAsia="pt-BR"/>
        </w:rPr>
        <w:t xml:space="preserve"> junta comercial, correios,</w:t>
      </w:r>
      <w:r w:rsidRPr="00744225">
        <w:rPr>
          <w:rFonts w:ascii="Times New Roman" w:eastAsia="MS Mincho" w:hAnsi="Times New Roman"/>
          <w:lang w:eastAsia="pt-BR"/>
        </w:rPr>
        <w:t xml:space="preserve"> viagens, hospedagens e demais encargos que possam ser exigidos ao longo da prestação dos serviços acima descritos.</w:t>
      </w:r>
    </w:p>
    <w:p w14:paraId="3F021CBF" w14:textId="77777777" w:rsidR="003D3790" w:rsidRPr="00744225" w:rsidRDefault="003D3790" w:rsidP="004936BD">
      <w:pPr>
        <w:spacing w:after="0" w:line="320" w:lineRule="exact"/>
        <w:ind w:left="510"/>
        <w:jc w:val="both"/>
        <w:rPr>
          <w:rFonts w:ascii="Times New Roman" w:eastAsia="MS Mincho" w:hAnsi="Times New Roman" w:cs="Times New Roman"/>
          <w:lang w:eastAsia="pt-BR"/>
        </w:rPr>
      </w:pPr>
    </w:p>
    <w:p w14:paraId="4F15950A" w14:textId="76F0C5B3"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lang w:eastAsia="pt-BR"/>
        </w:rPr>
        <w:t>As despesas procedimentais serão pagas antecipadamente pela</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lang w:eastAsia="pt-BR"/>
        </w:rPr>
        <w:t xml:space="preserve">, mediante envio prévio, pela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xml:space="preserve"> de documentos hábeis a comprovar o gasto futuro, com exceção das despesas referentes a: </w:t>
      </w:r>
      <w:r w:rsidRPr="00744225">
        <w:rPr>
          <w:rFonts w:ascii="Times New Roman" w:eastAsia="MS Mincho" w:hAnsi="Times New Roman"/>
          <w:i/>
          <w:iCs/>
          <w:lang w:eastAsia="pt-BR"/>
        </w:rPr>
        <w:t>(i)</w:t>
      </w:r>
      <w:r w:rsidRPr="00744225">
        <w:rPr>
          <w:rFonts w:ascii="Times New Roman" w:eastAsia="MS Mincho" w:hAnsi="Times New Roman"/>
          <w:lang w:eastAsia="pt-BR"/>
        </w:rPr>
        <w:t xml:space="preserve"> alimentação no curso de diligências, </w:t>
      </w:r>
      <w:r w:rsidRPr="00744225">
        <w:rPr>
          <w:rFonts w:ascii="Times New Roman" w:eastAsia="MS Mincho" w:hAnsi="Times New Roman"/>
          <w:i/>
          <w:iCs/>
          <w:lang w:eastAsia="pt-BR"/>
        </w:rPr>
        <w:t>(</w:t>
      </w:r>
      <w:proofErr w:type="spellStart"/>
      <w:r w:rsidRPr="00744225">
        <w:rPr>
          <w:rFonts w:ascii="Times New Roman" w:eastAsia="MS Mincho" w:hAnsi="Times New Roman"/>
          <w:i/>
          <w:iCs/>
          <w:lang w:eastAsia="pt-BR"/>
        </w:rPr>
        <w:t>ii</w:t>
      </w:r>
      <w:proofErr w:type="spellEnd"/>
      <w:r w:rsidRPr="00744225">
        <w:rPr>
          <w:rFonts w:ascii="Times New Roman" w:eastAsia="MS Mincho" w:hAnsi="Times New Roman"/>
          <w:i/>
          <w:iCs/>
          <w:lang w:eastAsia="pt-BR"/>
        </w:rPr>
        <w:t>)</w:t>
      </w:r>
      <w:r w:rsidRPr="00744225">
        <w:rPr>
          <w:rFonts w:ascii="Times New Roman" w:eastAsia="MS Mincho" w:hAnsi="Times New Roman"/>
          <w:lang w:eastAsia="pt-BR"/>
        </w:rPr>
        <w:t xml:space="preserve"> utilização de veículo próprio pelos prepostos da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xml:space="preserve">, </w:t>
      </w:r>
      <w:r w:rsidRPr="00744225">
        <w:rPr>
          <w:rFonts w:ascii="Times New Roman" w:eastAsia="MS Mincho" w:hAnsi="Times New Roman"/>
          <w:i/>
          <w:iCs/>
          <w:lang w:eastAsia="pt-BR"/>
        </w:rPr>
        <w:t>(</w:t>
      </w:r>
      <w:proofErr w:type="spellStart"/>
      <w:r w:rsidRPr="00744225">
        <w:rPr>
          <w:rFonts w:ascii="Times New Roman" w:eastAsia="MS Mincho" w:hAnsi="Times New Roman"/>
          <w:i/>
          <w:iCs/>
          <w:lang w:eastAsia="pt-BR"/>
        </w:rPr>
        <w:t>iii</w:t>
      </w:r>
      <w:proofErr w:type="spellEnd"/>
      <w:r w:rsidRPr="00744225">
        <w:rPr>
          <w:rFonts w:ascii="Times New Roman" w:eastAsia="MS Mincho" w:hAnsi="Times New Roman"/>
          <w:i/>
          <w:iCs/>
          <w:lang w:eastAsia="pt-BR"/>
        </w:rPr>
        <w:t>)</w:t>
      </w:r>
      <w:r w:rsidRPr="00744225">
        <w:rPr>
          <w:rFonts w:ascii="Times New Roman" w:eastAsia="MS Mincho" w:hAnsi="Times New Roman"/>
          <w:lang w:eastAsia="pt-BR"/>
        </w:rPr>
        <w:t xml:space="preserve"> pedágios e </w:t>
      </w:r>
      <w:r w:rsidRPr="00744225">
        <w:rPr>
          <w:rFonts w:ascii="Times New Roman" w:eastAsia="MS Mincho" w:hAnsi="Times New Roman"/>
          <w:i/>
          <w:iCs/>
          <w:lang w:eastAsia="pt-BR"/>
        </w:rPr>
        <w:t>(</w:t>
      </w:r>
      <w:proofErr w:type="spellStart"/>
      <w:r w:rsidRPr="00744225">
        <w:rPr>
          <w:rFonts w:ascii="Times New Roman" w:eastAsia="MS Mincho" w:hAnsi="Times New Roman"/>
          <w:i/>
          <w:iCs/>
          <w:lang w:eastAsia="pt-BR"/>
        </w:rPr>
        <w:t>iv</w:t>
      </w:r>
      <w:proofErr w:type="spellEnd"/>
      <w:r w:rsidRPr="00744225">
        <w:rPr>
          <w:rFonts w:ascii="Times New Roman" w:eastAsia="MS Mincho" w:hAnsi="Times New Roman"/>
          <w:i/>
          <w:iCs/>
          <w:lang w:eastAsia="pt-BR"/>
        </w:rPr>
        <w:t xml:space="preserve">) </w:t>
      </w:r>
      <w:r w:rsidRPr="00744225">
        <w:rPr>
          <w:rFonts w:ascii="Times New Roman" w:eastAsia="MS Mincho" w:hAnsi="Times New Roman"/>
          <w:lang w:eastAsia="pt-BR"/>
        </w:rPr>
        <w:t>valores gastos com taxis, transporte de aplicativo e transporte público, que serão reembolsados pela</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lang w:eastAsia="pt-BR"/>
        </w:rPr>
        <w:t xml:space="preserve"> nos termos dispostos nos itens seguintes.</w:t>
      </w:r>
    </w:p>
    <w:p w14:paraId="0A038FAE"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45ABC108" w14:textId="7F051814"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lang w:eastAsia="pt-BR"/>
        </w:rPr>
        <w:t xml:space="preserve">Os custos suportados pelos prepostos da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xml:space="preserve"> em diligências realizadas com uso de veículo próprio, incluindo alimentação, serão discriminados em relatório de despesas. Tal relatório, será remetido quinzenalmente à</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b/>
          <w:bCs/>
          <w:smallCaps/>
          <w:lang w:eastAsia="pt-BR"/>
        </w:rPr>
        <w:t xml:space="preserve"> </w:t>
      </w:r>
      <w:r w:rsidRPr="00744225">
        <w:rPr>
          <w:rFonts w:ascii="Times New Roman" w:eastAsia="MS Mincho" w:hAnsi="Times New Roman"/>
          <w:lang w:eastAsia="pt-BR"/>
        </w:rPr>
        <w:t>e deverá conter: a data da diligência, a quilometragem rodada, o valor dos pedágios e da alimentação, o profissional responsável, o trabalho realizado e o respectivo valor total.</w:t>
      </w:r>
    </w:p>
    <w:p w14:paraId="691919EF"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0304D15A" w14:textId="32B4889E"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lang w:eastAsia="pt-BR"/>
        </w:rPr>
        <w:t xml:space="preserve">O pagamento das despesas indicadas no Relatório de Despesas deverá ser realizado no prazo de até 07 (sete) dias corridos após o envio pela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xml:space="preserve"> do referido documento, desde que previamente autorizados por escrito pela</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smallCaps/>
          <w:lang w:eastAsia="pt-BR"/>
        </w:rPr>
        <w:t>.</w:t>
      </w:r>
    </w:p>
    <w:p w14:paraId="6AE00FE8" w14:textId="77777777" w:rsidR="003D3790" w:rsidRPr="00744225" w:rsidRDefault="003D3790" w:rsidP="004936BD">
      <w:pPr>
        <w:spacing w:after="0" w:line="320" w:lineRule="exact"/>
        <w:jc w:val="both"/>
        <w:rPr>
          <w:rFonts w:ascii="Times New Roman" w:eastAsia="Verdana" w:hAnsi="Times New Roman" w:cs="Times New Roman"/>
          <w:lang w:eastAsia="pt-BR"/>
        </w:rPr>
      </w:pPr>
    </w:p>
    <w:p w14:paraId="30CF298D" w14:textId="5BDE3653"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lang w:eastAsia="pt-BR"/>
        </w:rPr>
        <w:t xml:space="preserve">Fica estabelecido o valor de R$ </w:t>
      </w:r>
      <w:r w:rsidR="00FF265E" w:rsidRPr="00744225">
        <w:rPr>
          <w:rFonts w:ascii="Times New Roman" w:eastAsia="MS Mincho" w:hAnsi="Times New Roman"/>
          <w:lang w:eastAsia="pt-BR"/>
        </w:rPr>
        <w:t>2</w:t>
      </w:r>
      <w:r w:rsidRPr="00744225">
        <w:rPr>
          <w:rFonts w:ascii="Times New Roman" w:eastAsia="MS Mincho" w:hAnsi="Times New Roman"/>
          <w:lang w:eastAsia="pt-BR"/>
        </w:rPr>
        <w:t>,</w:t>
      </w:r>
      <w:r w:rsidR="00FF265E" w:rsidRPr="00744225">
        <w:rPr>
          <w:rFonts w:ascii="Times New Roman" w:eastAsia="MS Mincho" w:hAnsi="Times New Roman"/>
          <w:lang w:eastAsia="pt-BR"/>
        </w:rPr>
        <w:t>0</w:t>
      </w:r>
      <w:r w:rsidRPr="00744225">
        <w:rPr>
          <w:rFonts w:ascii="Times New Roman" w:eastAsia="MS Mincho" w:hAnsi="Times New Roman"/>
          <w:lang w:eastAsia="pt-BR"/>
        </w:rPr>
        <w:t xml:space="preserve">0 </w:t>
      </w:r>
      <w:r w:rsidR="00FF265E" w:rsidRPr="00744225">
        <w:rPr>
          <w:rFonts w:ascii="Times New Roman" w:eastAsia="MS Mincho" w:hAnsi="Times New Roman"/>
          <w:lang w:eastAsia="pt-BR"/>
        </w:rPr>
        <w:t>(dois reais</w:t>
      </w:r>
      <w:r w:rsidRPr="00744225">
        <w:rPr>
          <w:rFonts w:ascii="Times New Roman" w:eastAsia="MS Mincho" w:hAnsi="Times New Roman"/>
          <w:lang w:eastAsia="pt-BR"/>
        </w:rPr>
        <w:t xml:space="preserve">) por quilômetro rodado, que poderá ser reajustado consensualmente entre as Partes levando em conta alteração na tabela de preço dos combustíveis. A quilometragem a ser cobrada será mensurada pela distância média entre a sede ou filial da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conforme o caso, e o destino da diligência, indicado pelo sistema do “Google Maps” ou “</w:t>
      </w:r>
      <w:proofErr w:type="spellStart"/>
      <w:r w:rsidRPr="00744225">
        <w:rPr>
          <w:rFonts w:ascii="Times New Roman" w:eastAsia="MS Mincho" w:hAnsi="Times New Roman"/>
          <w:lang w:eastAsia="pt-BR"/>
        </w:rPr>
        <w:t>Waze</w:t>
      </w:r>
      <w:proofErr w:type="spellEnd"/>
      <w:r w:rsidRPr="00744225">
        <w:rPr>
          <w:rFonts w:ascii="Times New Roman" w:eastAsia="MS Mincho" w:hAnsi="Times New Roman"/>
          <w:lang w:eastAsia="pt-BR"/>
        </w:rPr>
        <w:t>”.</w:t>
      </w:r>
    </w:p>
    <w:p w14:paraId="1679D0C7"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5A4B31DE" w14:textId="0A5B784A"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lang w:eastAsia="pt-BR"/>
        </w:rPr>
        <w:t xml:space="preserve">As diligências, </w:t>
      </w:r>
      <w:r w:rsidR="002A0E87" w:rsidRPr="00744225">
        <w:rPr>
          <w:rFonts w:ascii="Times New Roman" w:eastAsia="MS Mincho" w:hAnsi="Times New Roman"/>
          <w:lang w:eastAsia="pt-BR"/>
        </w:rPr>
        <w:t>reuniões</w:t>
      </w:r>
      <w:r w:rsidRPr="00744225">
        <w:rPr>
          <w:rFonts w:ascii="Times New Roman" w:eastAsia="MS Mincho" w:hAnsi="Times New Roman"/>
          <w:lang w:eastAsia="pt-BR"/>
        </w:rPr>
        <w:t xml:space="preserve"> e demais atos presenciais cuja distância da sede da</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b/>
          <w:bCs/>
          <w:smallCaps/>
          <w:lang w:eastAsia="pt-BR"/>
        </w:rPr>
        <w:t xml:space="preserve"> </w:t>
      </w:r>
      <w:r w:rsidRPr="00744225">
        <w:rPr>
          <w:rFonts w:ascii="Times New Roman" w:eastAsia="MS Mincho" w:hAnsi="Times New Roman"/>
          <w:lang w:eastAsia="pt-BR"/>
        </w:rPr>
        <w:t xml:space="preserve">seja superior a 150 (cento e cinquenta) quilômetros da sede ou filial da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xml:space="preserve">, a depender da complexidade envolvida, serão realizadas por correspondentes indicados pela </w:t>
      </w:r>
      <w:r w:rsidRPr="00744225">
        <w:rPr>
          <w:rFonts w:ascii="Times New Roman" w:eastAsia="MS Mincho" w:hAnsi="Times New Roman"/>
          <w:b/>
          <w:bCs/>
          <w:smallCaps/>
          <w:lang w:eastAsia="pt-BR"/>
        </w:rPr>
        <w:t>Contratada</w:t>
      </w:r>
      <w:r w:rsidRPr="00744225">
        <w:rPr>
          <w:rFonts w:ascii="Times New Roman" w:eastAsia="MS Mincho" w:hAnsi="Times New Roman"/>
          <w:lang w:eastAsia="pt-BR"/>
        </w:rPr>
        <w:t>, cujos honorários serão custeados integralmente pela</w:t>
      </w:r>
      <w:r w:rsidR="00930B24" w:rsidRPr="00744225">
        <w:rPr>
          <w:rFonts w:ascii="Times New Roman" w:eastAsia="MS Mincho" w:hAnsi="Times New Roman"/>
          <w:lang w:eastAsia="pt-BR"/>
        </w:rPr>
        <w:t>s</w:t>
      </w:r>
      <w:r w:rsidRPr="00744225">
        <w:rPr>
          <w:rFonts w:ascii="Times New Roman" w:eastAsia="MS Mincho" w:hAnsi="Times New Roman"/>
          <w:lang w:eastAsia="pt-BR"/>
        </w:rPr>
        <w:t xml:space="preserve"> </w:t>
      </w:r>
      <w:r w:rsidR="00F34200" w:rsidRPr="00744225">
        <w:rPr>
          <w:rFonts w:ascii="Times New Roman" w:eastAsia="MS Mincho" w:hAnsi="Times New Roman"/>
          <w:b/>
          <w:bCs/>
          <w:smallCaps/>
          <w:lang w:eastAsia="pt-BR"/>
        </w:rPr>
        <w:t>Contratante</w:t>
      </w:r>
      <w:r w:rsidR="00930B24" w:rsidRPr="00744225">
        <w:rPr>
          <w:rFonts w:ascii="Times New Roman" w:eastAsia="MS Mincho" w:hAnsi="Times New Roman"/>
          <w:b/>
          <w:bCs/>
          <w:smallCaps/>
          <w:lang w:eastAsia="pt-BR"/>
        </w:rPr>
        <w:t>s</w:t>
      </w:r>
      <w:r w:rsidRPr="00744225">
        <w:rPr>
          <w:rFonts w:ascii="Times New Roman" w:eastAsia="MS Mincho" w:hAnsi="Times New Roman"/>
          <w:smallCaps/>
          <w:lang w:eastAsia="pt-BR"/>
        </w:rPr>
        <w:t xml:space="preserve">, </w:t>
      </w:r>
      <w:r w:rsidRPr="00744225">
        <w:rPr>
          <w:rFonts w:ascii="Times New Roman" w:eastAsia="MS Mincho" w:hAnsi="Times New Roman"/>
          <w:lang w:eastAsia="pt-BR"/>
        </w:rPr>
        <w:t>nos mesmos moldes descritos nas disposições anteriores</w:t>
      </w:r>
      <w:r w:rsidRPr="00744225">
        <w:rPr>
          <w:rFonts w:ascii="Times New Roman" w:eastAsia="MS Mincho" w:hAnsi="Times New Roman"/>
          <w:lang w:val="pt" w:eastAsia="pt-BR"/>
        </w:rPr>
        <w:t>.</w:t>
      </w:r>
    </w:p>
    <w:p w14:paraId="11C4E7BF"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77509D98" w14:textId="77777777" w:rsidR="008E6A8A" w:rsidRPr="00744225" w:rsidRDefault="008E6A8A" w:rsidP="004936BD">
      <w:pPr>
        <w:pStyle w:val="1"/>
        <w:rPr>
          <w:b w:val="0"/>
          <w:smallCaps w:val="0"/>
          <w:sz w:val="22"/>
          <w:szCs w:val="22"/>
        </w:rPr>
      </w:pPr>
      <w:bookmarkStart w:id="92" w:name="_Hlk152753763"/>
      <w:r w:rsidRPr="00744225">
        <w:rPr>
          <w:sz w:val="22"/>
          <w:szCs w:val="22"/>
        </w:rPr>
        <w:t>Compliance</w:t>
      </w:r>
      <w:bookmarkEnd w:id="92"/>
      <w:r w:rsidRPr="00744225">
        <w:rPr>
          <w:sz w:val="22"/>
          <w:szCs w:val="22"/>
        </w:rPr>
        <w:t xml:space="preserve"> e Lei Anticorrupção</w:t>
      </w:r>
    </w:p>
    <w:p w14:paraId="6ABAB5E5" w14:textId="77777777" w:rsidR="008E6A8A" w:rsidRPr="00744225" w:rsidRDefault="008E6A8A" w:rsidP="004936BD">
      <w:pPr>
        <w:spacing w:after="0" w:line="320" w:lineRule="exact"/>
        <w:ind w:left="360"/>
        <w:jc w:val="both"/>
        <w:rPr>
          <w:rFonts w:ascii="Times New Roman" w:eastAsia="Times New Roman" w:hAnsi="Times New Roman" w:cs="Times New Roman"/>
          <w:b/>
          <w:bCs/>
          <w:smallCaps/>
          <w:lang w:eastAsia="pt-BR"/>
        </w:rPr>
      </w:pPr>
    </w:p>
    <w:p w14:paraId="17E0FEC4" w14:textId="77777777" w:rsidR="008E6A8A" w:rsidRPr="00744225" w:rsidRDefault="008E6A8A" w:rsidP="004936BD">
      <w:pPr>
        <w:pStyle w:val="Ttulo1"/>
        <w:rPr>
          <w:sz w:val="22"/>
          <w:szCs w:val="22"/>
        </w:rPr>
      </w:pPr>
      <w:r w:rsidRPr="00744225">
        <w:rPr>
          <w:sz w:val="22"/>
          <w:szCs w:val="22"/>
        </w:rPr>
        <w:t>As Partes declaram que exercem suas atividades em conformidade com a legislação vigente e comprometem-se a cumprir as normas aplicáveis de integridade, incluindo a Lei nº 12.846/13 e demais normas anticorrupção.</w:t>
      </w:r>
    </w:p>
    <w:p w14:paraId="6C9B8BE2" w14:textId="77777777" w:rsidR="0019323C" w:rsidRPr="00744225" w:rsidRDefault="0019323C" w:rsidP="004936BD">
      <w:pPr>
        <w:pStyle w:val="PargrafodaLista"/>
        <w:spacing w:after="0" w:line="320" w:lineRule="exact"/>
        <w:jc w:val="both"/>
        <w:rPr>
          <w:rFonts w:ascii="Times New Roman" w:eastAsia="MS Mincho" w:hAnsi="Times New Roman"/>
          <w:lang w:eastAsia="pt-BR"/>
        </w:rPr>
      </w:pPr>
    </w:p>
    <w:p w14:paraId="45EF67F6" w14:textId="5FA978D4" w:rsidR="003D3790" w:rsidRPr="00744225" w:rsidRDefault="4452AEF1" w:rsidP="004936BD">
      <w:pPr>
        <w:pStyle w:val="PargrafodaLista"/>
        <w:numPr>
          <w:ilvl w:val="0"/>
          <w:numId w:val="33"/>
        </w:numPr>
        <w:spacing w:after="0" w:line="320" w:lineRule="exact"/>
        <w:jc w:val="both"/>
        <w:rPr>
          <w:rFonts w:ascii="Times New Roman" w:eastAsia="Times New Roman" w:hAnsi="Times New Roman"/>
          <w:b/>
          <w:bCs/>
          <w:smallCaps/>
          <w:lang w:eastAsia="pt-BR"/>
        </w:rPr>
      </w:pPr>
      <w:r w:rsidRPr="00744225">
        <w:rPr>
          <w:rFonts w:ascii="Times New Roman" w:eastAsia="Times New Roman" w:hAnsi="Times New Roman"/>
          <w:b/>
          <w:bCs/>
          <w:smallCaps/>
          <w:lang w:eastAsia="pt-BR"/>
        </w:rPr>
        <w:t xml:space="preserve">Disposições Gerais </w:t>
      </w:r>
    </w:p>
    <w:p w14:paraId="0C741BB1" w14:textId="77777777" w:rsidR="003D3790" w:rsidRPr="00744225" w:rsidRDefault="003D3790" w:rsidP="004936BD">
      <w:pPr>
        <w:spacing w:after="0" w:line="320" w:lineRule="exact"/>
        <w:jc w:val="both"/>
        <w:rPr>
          <w:rFonts w:ascii="Times New Roman" w:eastAsia="Times New Roman" w:hAnsi="Times New Roman" w:cs="Times New Roman"/>
          <w:b/>
          <w:bCs/>
          <w:smallCaps/>
          <w:lang w:eastAsia="pt-BR"/>
        </w:rPr>
      </w:pPr>
    </w:p>
    <w:p w14:paraId="5D57082D" w14:textId="5DCDA4D3"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Irrevogabilidade</w:t>
      </w:r>
      <w:r w:rsidRPr="00744225">
        <w:rPr>
          <w:rFonts w:ascii="Times New Roman" w:eastAsia="MS Mincho" w:hAnsi="Times New Roman"/>
          <w:lang w:eastAsia="pt-BR"/>
        </w:rPr>
        <w:t>. Este Contrato é celebrado em caráter irrevogável e irretratável e obriga as Partes e seus herdeiros e sucessores, a qualquer título, e somente poderá ser alterado através de aditivo por escrito, devidamente assinado por todas as Partes.</w:t>
      </w:r>
    </w:p>
    <w:p w14:paraId="6EE18CFF" w14:textId="77777777" w:rsidR="003D3790" w:rsidRPr="00744225" w:rsidRDefault="003D3790" w:rsidP="004936BD">
      <w:pPr>
        <w:numPr>
          <w:ilvl w:val="1"/>
          <w:numId w:val="0"/>
        </w:numPr>
        <w:spacing w:after="0" w:line="320" w:lineRule="exact"/>
        <w:jc w:val="both"/>
        <w:rPr>
          <w:rFonts w:ascii="Times New Roman" w:eastAsia="MS Mincho" w:hAnsi="Times New Roman" w:cs="Times New Roman"/>
          <w:lang w:eastAsia="pt-BR"/>
        </w:rPr>
      </w:pPr>
    </w:p>
    <w:p w14:paraId="5DEB0CFE" w14:textId="6A0F1EC8"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Independências das Disposições</w:t>
      </w:r>
      <w:r w:rsidRPr="00744225">
        <w:rPr>
          <w:rFonts w:ascii="Times New Roman" w:eastAsia="MS Mincho" w:hAnsi="Times New Roman"/>
          <w:lang w:eastAsia="pt-BR"/>
        </w:rPr>
        <w:t>. A invalidade ou ineficácia, no todo ou em parte, de qualquer das cláusulas deste Contrato não afetará as demais, que permanecerão sempre válidas e eficazes até o cumprimento, pelas Partes, de todas as suas obrigações aqui previstas.</w:t>
      </w:r>
    </w:p>
    <w:p w14:paraId="1D5E5DF1" w14:textId="77777777" w:rsidR="003D3790" w:rsidRPr="00744225" w:rsidRDefault="003D3790" w:rsidP="004936BD">
      <w:pPr>
        <w:spacing w:after="0" w:line="320" w:lineRule="exact"/>
        <w:ind w:left="567"/>
        <w:contextualSpacing/>
        <w:jc w:val="both"/>
        <w:rPr>
          <w:rFonts w:ascii="Times New Roman" w:eastAsia="MS Mincho" w:hAnsi="Times New Roman" w:cs="Times New Roman"/>
          <w:lang w:eastAsia="pt-BR"/>
        </w:rPr>
      </w:pPr>
    </w:p>
    <w:p w14:paraId="4846AF15" w14:textId="2A3B5232"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Acordo Integral</w:t>
      </w:r>
      <w:r w:rsidRPr="00744225">
        <w:rPr>
          <w:rFonts w:ascii="Times New Roman" w:eastAsia="MS Mincho" w:hAnsi="Times New Roman"/>
          <w:lang w:eastAsia="pt-BR"/>
        </w:rPr>
        <w:t>. O presente Contrato constitui o acordo integral entre as Partes sobre as matérias nele contidas, substituindo todas e quaisquer tratativas, comunicações, propostas, instrumentos e/ou documentos anteriores à presente data (inclusive).</w:t>
      </w:r>
    </w:p>
    <w:p w14:paraId="5AB78BDF" w14:textId="77777777" w:rsidR="003D3790" w:rsidRPr="00744225" w:rsidRDefault="003D3790" w:rsidP="004936BD">
      <w:pPr>
        <w:spacing w:after="0" w:line="320" w:lineRule="exact"/>
        <w:jc w:val="both"/>
        <w:rPr>
          <w:rFonts w:ascii="Times New Roman" w:eastAsia="Times New Roman" w:hAnsi="Times New Roman" w:cs="Times New Roman"/>
          <w:b/>
          <w:bCs/>
          <w:smallCaps/>
          <w:lang w:eastAsia="pt-BR"/>
        </w:rPr>
      </w:pPr>
    </w:p>
    <w:p w14:paraId="4E7DE2A5" w14:textId="53FB9827" w:rsidR="003D3790" w:rsidRPr="00744225" w:rsidRDefault="4452AEF1" w:rsidP="004936BD">
      <w:pPr>
        <w:pStyle w:val="PargrafodaLista"/>
        <w:numPr>
          <w:ilvl w:val="1"/>
          <w:numId w:val="33"/>
        </w:numPr>
        <w:spacing w:after="0" w:line="320" w:lineRule="exact"/>
        <w:jc w:val="both"/>
        <w:rPr>
          <w:rFonts w:ascii="Times New Roman" w:eastAsia="MS Mincho" w:hAnsi="Times New Roman"/>
          <w:smallCaps/>
          <w:lang w:eastAsia="pt-BR"/>
        </w:rPr>
      </w:pPr>
      <w:r w:rsidRPr="00744225">
        <w:rPr>
          <w:rFonts w:ascii="Times New Roman" w:eastAsia="MS Mincho" w:hAnsi="Times New Roman"/>
          <w:i/>
          <w:iCs/>
          <w:lang w:eastAsia="pt-BR"/>
        </w:rPr>
        <w:t>Comunicações e Notificações</w:t>
      </w:r>
      <w:r w:rsidRPr="00744225">
        <w:rPr>
          <w:rFonts w:ascii="Times New Roman" w:eastAsia="MS Mincho" w:hAnsi="Times New Roman"/>
          <w:lang w:eastAsia="pt-BR"/>
        </w:rPr>
        <w:t>. Todas as notificações e demais comunicações a serem feitas com relação ao presente Contrato serão elaboradas por escrito e enviadas para os endereços listados no preâmbulo deste Contrato, ou para outros que venham a ser indicados pelas Partes através de: (i) cartório de Títulos e Documentos; (</w:t>
      </w:r>
      <w:proofErr w:type="spellStart"/>
      <w:r w:rsidRPr="00744225">
        <w:rPr>
          <w:rFonts w:ascii="Times New Roman" w:eastAsia="MS Mincho" w:hAnsi="Times New Roman"/>
          <w:lang w:eastAsia="pt-BR"/>
        </w:rPr>
        <w:t>ii</w:t>
      </w:r>
      <w:proofErr w:type="spellEnd"/>
      <w:r w:rsidRPr="00744225">
        <w:rPr>
          <w:rFonts w:ascii="Times New Roman" w:eastAsia="MS Mincho" w:hAnsi="Times New Roman"/>
          <w:lang w:eastAsia="pt-BR"/>
        </w:rPr>
        <w:t>) carta registrada; ou (</w:t>
      </w:r>
      <w:proofErr w:type="spellStart"/>
      <w:r w:rsidRPr="00744225">
        <w:rPr>
          <w:rFonts w:ascii="Times New Roman" w:eastAsia="MS Mincho" w:hAnsi="Times New Roman"/>
          <w:lang w:eastAsia="pt-BR"/>
        </w:rPr>
        <w:t>iii</w:t>
      </w:r>
      <w:proofErr w:type="spellEnd"/>
      <w:r w:rsidRPr="00744225">
        <w:rPr>
          <w:rFonts w:ascii="Times New Roman" w:eastAsia="MS Mincho" w:hAnsi="Times New Roman"/>
          <w:lang w:eastAsia="pt-BR"/>
        </w:rPr>
        <w:t>) e-mail.</w:t>
      </w:r>
    </w:p>
    <w:p w14:paraId="4E6CBEB7" w14:textId="77777777" w:rsidR="003D3790" w:rsidRPr="00744225" w:rsidRDefault="003D3790" w:rsidP="004936BD">
      <w:pPr>
        <w:spacing w:after="0" w:line="320" w:lineRule="exact"/>
        <w:jc w:val="both"/>
        <w:rPr>
          <w:rFonts w:ascii="Times New Roman" w:eastAsia="Times New Roman" w:hAnsi="Times New Roman" w:cs="Times New Roman"/>
          <w:smallCaps/>
          <w:lang w:eastAsia="pt-BR"/>
        </w:rPr>
      </w:pPr>
    </w:p>
    <w:p w14:paraId="3CDD461A" w14:textId="6FDC7C03"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Mudança de Endereço</w:t>
      </w:r>
      <w:r w:rsidRPr="00744225">
        <w:rPr>
          <w:rFonts w:ascii="Times New Roman" w:eastAsia="MS Mincho" w:hAnsi="Times New Roman"/>
          <w:lang w:eastAsia="pt-BR"/>
        </w:rPr>
        <w:t>. A mudança de endereço ou de qualquer das informações indicadas acima deve ser prontamente comunicada por escrito às demais Partes, conforme aqui previsto; se dita comunicação deixar de ser realizada, qualquer aviso ou comunicação entregue às Partes ou nos endereços acima indicados será considerada como tendo sido regularmente feita e recebida.</w:t>
      </w:r>
    </w:p>
    <w:p w14:paraId="0FD72233"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4B47AE55" w14:textId="6B6EE210"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Vinculação das Partes</w:t>
      </w:r>
      <w:r w:rsidRPr="00744225">
        <w:rPr>
          <w:rFonts w:ascii="Times New Roman" w:eastAsia="MS Mincho" w:hAnsi="Times New Roman"/>
          <w:lang w:eastAsia="pt-BR"/>
        </w:rPr>
        <w:t>. Obrigam-se as Partes, por si, seus herdeiros, sucessores e cessionários autorizados, qualquer título, a todo o tempo, a fazer o presente negócio sempre bom, firme, valioso e isento de dúvidas, visto que o fazem em caráter irrevogável e irretratável, não havendo em nenhuma hipótese condição de arrependimento.</w:t>
      </w:r>
    </w:p>
    <w:p w14:paraId="17F7C860" w14:textId="77777777" w:rsidR="003D3790" w:rsidRPr="00744225" w:rsidRDefault="003D3790" w:rsidP="004936BD">
      <w:pPr>
        <w:spacing w:after="0" w:line="320" w:lineRule="exact"/>
        <w:jc w:val="both"/>
        <w:rPr>
          <w:rFonts w:ascii="Times New Roman" w:eastAsia="Times New Roman" w:hAnsi="Times New Roman" w:cs="Times New Roman"/>
          <w:lang w:eastAsia="pt-BR"/>
        </w:rPr>
      </w:pPr>
    </w:p>
    <w:p w14:paraId="17CEC805" w14:textId="05B7065D"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 xml:space="preserve"> Legislação </w:t>
      </w:r>
      <w:r w:rsidRPr="00744225">
        <w:rPr>
          <w:rFonts w:ascii="Times New Roman" w:eastAsia="MS Mincho" w:hAnsi="Times New Roman"/>
          <w:lang w:eastAsia="pt-BR"/>
        </w:rPr>
        <w:t>Aplicável. Este Contrato será regido e interpretado de acordo com as Leis da República Federativa do Brasil.</w:t>
      </w:r>
    </w:p>
    <w:p w14:paraId="5FE98C5D" w14:textId="77777777" w:rsidR="00A46477" w:rsidRPr="00744225" w:rsidRDefault="00A46477" w:rsidP="004936BD">
      <w:pPr>
        <w:spacing w:after="0" w:line="320" w:lineRule="exact"/>
        <w:jc w:val="both"/>
        <w:rPr>
          <w:rFonts w:ascii="Times New Roman" w:eastAsia="MS Mincho" w:hAnsi="Times New Roman" w:cs="Times New Roman"/>
          <w:lang w:eastAsia="pt-BR"/>
        </w:rPr>
      </w:pPr>
    </w:p>
    <w:p w14:paraId="0251CF70" w14:textId="154D2371" w:rsidR="003D3790" w:rsidRPr="00744225"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744225">
        <w:rPr>
          <w:rFonts w:ascii="Times New Roman" w:eastAsia="MS Mincho" w:hAnsi="Times New Roman"/>
          <w:i/>
          <w:iCs/>
          <w:lang w:eastAsia="pt-BR"/>
        </w:rPr>
        <w:t xml:space="preserve">Responsabilidade. </w:t>
      </w:r>
      <w:r w:rsidRPr="00744225">
        <w:rPr>
          <w:rFonts w:ascii="Times New Roman" w:eastAsia="MS Mincho" w:hAnsi="Times New Roman"/>
          <w:lang w:eastAsia="pt-BR"/>
        </w:rPr>
        <w:t xml:space="preserve">A </w:t>
      </w:r>
      <w:r w:rsidRPr="00744225">
        <w:rPr>
          <w:rFonts w:ascii="Times New Roman" w:eastAsia="MS Mincho" w:hAnsi="Times New Roman"/>
          <w:b/>
          <w:bCs/>
          <w:smallCaps/>
          <w:lang w:eastAsia="pt-BR"/>
        </w:rPr>
        <w:t xml:space="preserve">Contratada </w:t>
      </w:r>
      <w:r w:rsidRPr="00744225">
        <w:rPr>
          <w:rFonts w:ascii="Times New Roman" w:eastAsia="MS Mincho" w:hAnsi="Times New Roman"/>
          <w:lang w:eastAsia="pt-BR"/>
        </w:rPr>
        <w:t xml:space="preserve">ficará isenta de qualquer responsabilidade em caso de não fornecimento de subsídios adequados para o respectivo ato, bem como em caso de encaminhamento de documento ou prestação de informações falsas, alteradas, ou de qualquer forma insuficientes a efetiva execução dos Serviços, tal como em caso de atraso ou falta de pagamento de despesas procedimentais. </w:t>
      </w:r>
    </w:p>
    <w:p w14:paraId="0DDD3CBF" w14:textId="77777777" w:rsidR="008B496F" w:rsidRPr="00744225" w:rsidRDefault="008B496F" w:rsidP="004936BD">
      <w:pPr>
        <w:pStyle w:val="PargrafodaLista"/>
        <w:spacing w:after="0" w:line="320" w:lineRule="exact"/>
        <w:rPr>
          <w:rFonts w:ascii="Times New Roman" w:eastAsia="MS Mincho" w:hAnsi="Times New Roman"/>
          <w:lang w:eastAsia="pt-BR"/>
        </w:rPr>
      </w:pPr>
    </w:p>
    <w:p w14:paraId="5AA52DDC" w14:textId="2B8BDBF3" w:rsidR="008B496F" w:rsidRPr="00744225" w:rsidRDefault="008B496F" w:rsidP="004936BD">
      <w:pPr>
        <w:pStyle w:val="Ttulo1"/>
        <w:rPr>
          <w:sz w:val="22"/>
          <w:szCs w:val="22"/>
        </w:rPr>
      </w:pPr>
      <w:r w:rsidRPr="00744225">
        <w:rPr>
          <w:i/>
          <w:iCs/>
          <w:sz w:val="22"/>
          <w:szCs w:val="22"/>
        </w:rPr>
        <w:t xml:space="preserve">Utilização Marca. </w:t>
      </w:r>
      <w:r w:rsidRPr="00744225">
        <w:rPr>
          <w:sz w:val="22"/>
          <w:szCs w:val="22"/>
        </w:rPr>
        <w:t>A</w:t>
      </w:r>
      <w:r w:rsidR="00930B24" w:rsidRPr="00744225">
        <w:rPr>
          <w:sz w:val="22"/>
          <w:szCs w:val="22"/>
        </w:rPr>
        <w:t>s</w:t>
      </w:r>
      <w:r w:rsidRPr="00744225">
        <w:rPr>
          <w:sz w:val="22"/>
          <w:szCs w:val="22"/>
        </w:rPr>
        <w:t xml:space="preserve"> </w:t>
      </w:r>
      <w:r w:rsidR="00F34200" w:rsidRPr="00744225">
        <w:rPr>
          <w:b/>
          <w:bCs/>
          <w:smallCaps/>
          <w:sz w:val="22"/>
          <w:szCs w:val="22"/>
        </w:rPr>
        <w:t>Contratante</w:t>
      </w:r>
      <w:r w:rsidR="00930B24" w:rsidRPr="00744225">
        <w:rPr>
          <w:b/>
          <w:bCs/>
          <w:smallCaps/>
          <w:sz w:val="22"/>
          <w:szCs w:val="22"/>
        </w:rPr>
        <w:t>s</w:t>
      </w:r>
      <w:r w:rsidRPr="00744225">
        <w:rPr>
          <w:sz w:val="22"/>
          <w:szCs w:val="22"/>
        </w:rPr>
        <w:t xml:space="preserve"> autoriza</w:t>
      </w:r>
      <w:r w:rsidR="00930B24" w:rsidRPr="00744225">
        <w:rPr>
          <w:sz w:val="22"/>
          <w:szCs w:val="22"/>
        </w:rPr>
        <w:t>m</w:t>
      </w:r>
      <w:r w:rsidRPr="00744225">
        <w:rPr>
          <w:sz w:val="22"/>
          <w:szCs w:val="22"/>
        </w:rPr>
        <w:t xml:space="preserve"> expressamente que a </w:t>
      </w:r>
      <w:r w:rsidRPr="00744225">
        <w:rPr>
          <w:b/>
          <w:bCs/>
          <w:smallCaps/>
          <w:sz w:val="22"/>
          <w:szCs w:val="22"/>
        </w:rPr>
        <w:t>Contratada</w:t>
      </w:r>
      <w:r w:rsidRPr="00744225">
        <w:rPr>
          <w:sz w:val="22"/>
          <w:szCs w:val="22"/>
        </w:rPr>
        <w:t xml:space="preserve"> utilize a sua marca em seus materiais de divulgação comercial.</w:t>
      </w:r>
    </w:p>
    <w:p w14:paraId="178FADAB" w14:textId="77777777" w:rsidR="003D3790" w:rsidRPr="00744225" w:rsidRDefault="003D3790" w:rsidP="004936BD">
      <w:pPr>
        <w:spacing w:after="0" w:line="320" w:lineRule="exact"/>
        <w:ind w:left="792"/>
        <w:jc w:val="both"/>
        <w:rPr>
          <w:rFonts w:ascii="Times New Roman" w:eastAsia="MS Mincho" w:hAnsi="Times New Roman" w:cs="Times New Roman"/>
          <w:lang w:eastAsia="pt-BR"/>
        </w:rPr>
      </w:pPr>
    </w:p>
    <w:p w14:paraId="0A7E8146" w14:textId="0F777D68" w:rsidR="00027EE8" w:rsidRPr="003F4C0F" w:rsidRDefault="4452AEF1" w:rsidP="004936BD">
      <w:pPr>
        <w:pStyle w:val="Ttulo1"/>
        <w:rPr>
          <w:sz w:val="22"/>
          <w:szCs w:val="22"/>
        </w:rPr>
      </w:pPr>
      <w:r w:rsidRPr="00744225">
        <w:rPr>
          <w:i/>
          <w:iCs/>
          <w:sz w:val="22"/>
          <w:szCs w:val="22"/>
        </w:rPr>
        <w:t xml:space="preserve">Tributos. </w:t>
      </w:r>
      <w:r w:rsidR="00027EE8" w:rsidRPr="00744225">
        <w:rPr>
          <w:sz w:val="22"/>
          <w:szCs w:val="22"/>
        </w:rPr>
        <w:t xml:space="preserve">Os </w:t>
      </w:r>
      <w:r w:rsidR="00711791" w:rsidRPr="00744225">
        <w:rPr>
          <w:rStyle w:val="normaltextrun"/>
          <w:color w:val="000000"/>
          <w:sz w:val="22"/>
          <w:szCs w:val="22"/>
        </w:rPr>
        <w:t xml:space="preserve">valores dos honorários estipulados neste Contrato </w:t>
      </w:r>
      <w:r w:rsidR="0006561B" w:rsidRPr="00744225">
        <w:rPr>
          <w:rStyle w:val="normaltextrun"/>
          <w:color w:val="000000"/>
          <w:sz w:val="22"/>
          <w:szCs w:val="22"/>
        </w:rPr>
        <w:t xml:space="preserve">englobam </w:t>
      </w:r>
      <w:r w:rsidR="00711791" w:rsidRPr="00744225">
        <w:rPr>
          <w:rStyle w:val="normaltextrun"/>
          <w:color w:val="000000"/>
          <w:sz w:val="22"/>
          <w:szCs w:val="22"/>
        </w:rPr>
        <w:t>todos os tributos, encargos, taxas, contribuições fiscais</w:t>
      </w:r>
      <w:r w:rsidR="00711791" w:rsidRPr="003F4C0F">
        <w:rPr>
          <w:rStyle w:val="normaltextrun"/>
          <w:color w:val="000000"/>
          <w:sz w:val="22"/>
          <w:szCs w:val="22"/>
        </w:rPr>
        <w:t xml:space="preserve"> e parafiscais, lucro e demais custos necessários à realização dos serviços objeto do presente Contrato</w:t>
      </w:r>
      <w:r w:rsidR="00027EE8" w:rsidRPr="003F4C0F">
        <w:rPr>
          <w:sz w:val="22"/>
          <w:szCs w:val="22"/>
        </w:rPr>
        <w:t xml:space="preserve">. </w:t>
      </w:r>
    </w:p>
    <w:p w14:paraId="4ECCE80A" w14:textId="77777777" w:rsidR="003D3790" w:rsidRPr="003F4C0F" w:rsidRDefault="003D3790" w:rsidP="004936BD">
      <w:pPr>
        <w:spacing w:after="0" w:line="320" w:lineRule="exact"/>
        <w:jc w:val="both"/>
        <w:rPr>
          <w:rFonts w:ascii="Times New Roman" w:eastAsia="Times New Roman" w:hAnsi="Times New Roman" w:cs="Times New Roman"/>
          <w:lang w:eastAsia="pt-BR"/>
        </w:rPr>
      </w:pPr>
    </w:p>
    <w:p w14:paraId="25EEABAA" w14:textId="437922C1" w:rsidR="003D3790" w:rsidRPr="003F4C0F" w:rsidRDefault="4452AEF1" w:rsidP="004936BD">
      <w:pPr>
        <w:pStyle w:val="PargrafodaLista"/>
        <w:numPr>
          <w:ilvl w:val="1"/>
          <w:numId w:val="33"/>
        </w:numPr>
        <w:spacing w:after="0" w:line="320" w:lineRule="exact"/>
        <w:jc w:val="both"/>
        <w:rPr>
          <w:rFonts w:ascii="Times New Roman" w:eastAsia="MS Mincho" w:hAnsi="Times New Roman"/>
          <w:lang w:eastAsia="pt-BR"/>
        </w:rPr>
      </w:pPr>
      <w:r w:rsidRPr="003F4C0F">
        <w:rPr>
          <w:rFonts w:ascii="Times New Roman" w:eastAsia="MS Mincho" w:hAnsi="Times New Roman"/>
          <w:i/>
          <w:iCs/>
          <w:lang w:eastAsia="pt-BR"/>
        </w:rPr>
        <w:t>Legislação Aplicável</w:t>
      </w:r>
      <w:r w:rsidRPr="003F4C0F">
        <w:rPr>
          <w:rFonts w:ascii="Times New Roman" w:eastAsia="MS Mincho" w:hAnsi="Times New Roman"/>
          <w:lang w:eastAsia="pt-BR"/>
        </w:rPr>
        <w:t>. Este Contrato será regido e interpretado de acordo com as Leis da República Federativa do Brasil.</w:t>
      </w:r>
    </w:p>
    <w:p w14:paraId="0CFF3CCF" w14:textId="77777777" w:rsidR="00AE684B" w:rsidRPr="003F4C0F" w:rsidRDefault="00AE684B" w:rsidP="004936BD">
      <w:pPr>
        <w:pStyle w:val="PargrafodaLista"/>
        <w:spacing w:after="0" w:line="320" w:lineRule="exact"/>
        <w:jc w:val="both"/>
        <w:rPr>
          <w:rFonts w:ascii="Times New Roman" w:eastAsia="MS Mincho" w:hAnsi="Times New Roman"/>
          <w:lang w:eastAsia="pt-BR"/>
        </w:rPr>
      </w:pPr>
    </w:p>
    <w:p w14:paraId="68CC5619" w14:textId="2DB4FB9A" w:rsidR="00A6666D" w:rsidRPr="003F4C0F" w:rsidRDefault="4452AEF1" w:rsidP="004936BD">
      <w:pPr>
        <w:pStyle w:val="Ttulo1"/>
        <w:rPr>
          <w:rFonts w:eastAsia="Calibri"/>
          <w:b/>
          <w:sz w:val="22"/>
          <w:szCs w:val="22"/>
          <w:lang w:eastAsia="en-US"/>
        </w:rPr>
      </w:pPr>
      <w:r w:rsidRPr="003F4C0F">
        <w:rPr>
          <w:i/>
          <w:iCs/>
          <w:sz w:val="22"/>
          <w:szCs w:val="22"/>
        </w:rPr>
        <w:t xml:space="preserve">Foro. </w:t>
      </w:r>
      <w:r w:rsidRPr="003F4C0F">
        <w:rPr>
          <w:sz w:val="22"/>
          <w:szCs w:val="22"/>
        </w:rPr>
        <w:t>As Partes elegem o foro da Comarca de Campinas, Estado de São Paulo, para dirimir as eventuais dúvidas acerca das avenças estabelecidas no presente Contrato, com renúncia expressa de outro qualquer, por mais privilegiado que seja ou possa vir a ser.</w:t>
      </w:r>
    </w:p>
    <w:p w14:paraId="7C10B586" w14:textId="77777777" w:rsidR="00F22143" w:rsidRPr="003F4C0F" w:rsidRDefault="00F22143" w:rsidP="004936BD">
      <w:pPr>
        <w:pStyle w:val="1"/>
        <w:numPr>
          <w:ilvl w:val="0"/>
          <w:numId w:val="0"/>
        </w:numPr>
        <w:ind w:left="720" w:right="0" w:hanging="360"/>
        <w:rPr>
          <w:sz w:val="22"/>
          <w:szCs w:val="22"/>
        </w:rPr>
      </w:pPr>
    </w:p>
    <w:p w14:paraId="223FEFCE" w14:textId="65158874" w:rsidR="00147EC8" w:rsidRPr="003F4C0F" w:rsidRDefault="00787490" w:rsidP="004936BD">
      <w:pPr>
        <w:pStyle w:val="Ttulo1"/>
        <w:rPr>
          <w:sz w:val="22"/>
          <w:szCs w:val="22"/>
          <w:shd w:val="clear" w:color="auto" w:fill="FFFFFF"/>
        </w:rPr>
      </w:pPr>
      <w:r w:rsidRPr="003F4C0F">
        <w:rPr>
          <w:rStyle w:val="normaltextrun"/>
          <w:i/>
          <w:iCs/>
          <w:color w:val="000000" w:themeColor="text1"/>
          <w:sz w:val="22"/>
          <w:szCs w:val="22"/>
          <w:shd w:val="clear" w:color="auto" w:fill="FFFFFF"/>
        </w:rPr>
        <w:t xml:space="preserve">Assinaturas. </w:t>
      </w:r>
      <w:r w:rsidR="00147EC8" w:rsidRPr="003F4C0F">
        <w:rPr>
          <w:rStyle w:val="normaltextrun"/>
          <w:color w:val="000000" w:themeColor="text1"/>
          <w:sz w:val="22"/>
          <w:szCs w:val="22"/>
          <w:shd w:val="clear" w:color="auto" w:fill="FFFFFF"/>
        </w:rPr>
        <w:t xml:space="preserve">As </w:t>
      </w:r>
      <w:r w:rsidR="00147EC8" w:rsidRPr="003F4C0F">
        <w:rPr>
          <w:rStyle w:val="normaltextrun"/>
          <w:b/>
          <w:bCs/>
          <w:smallCaps/>
          <w:color w:val="000000" w:themeColor="text1"/>
          <w:sz w:val="22"/>
          <w:szCs w:val="22"/>
          <w:shd w:val="clear" w:color="auto" w:fill="FFFFFF"/>
        </w:rPr>
        <w:t>Partes</w:t>
      </w:r>
      <w:r w:rsidR="00147EC8" w:rsidRPr="003F4C0F">
        <w:rPr>
          <w:rStyle w:val="normaltextrun"/>
          <w:color w:val="000000" w:themeColor="text1"/>
          <w:sz w:val="22"/>
          <w:szCs w:val="22"/>
          <w:shd w:val="clear" w:color="auto" w:fill="FFFFFF"/>
        </w:rPr>
        <w:t>, devidamente qualificadas no preâmbulo</w:t>
      </w:r>
      <w:r w:rsidR="00147EC8" w:rsidRPr="003F4C0F">
        <w:rPr>
          <w:rStyle w:val="normaltextrun"/>
          <w:smallCaps/>
          <w:color w:val="000000" w:themeColor="text1"/>
          <w:sz w:val="22"/>
          <w:szCs w:val="22"/>
          <w:shd w:val="clear" w:color="auto" w:fill="FFFFFF"/>
        </w:rPr>
        <w:t>,</w:t>
      </w:r>
      <w:r w:rsidR="00147EC8" w:rsidRPr="003F4C0F">
        <w:rPr>
          <w:rStyle w:val="normaltextrun"/>
          <w:color w:val="000000" w:themeColor="text1"/>
          <w:sz w:val="22"/>
          <w:szCs w:val="22"/>
          <w:shd w:val="clear" w:color="auto" w:fill="FFFFFF"/>
        </w:rPr>
        <w:t xml:space="preserve"> reconhecem que este Contrato tem plena validade em formato físico ou eletrônico, dispensando-se a assinatura de testemunhas nos moldes </w:t>
      </w:r>
      <w:del w:id="93" w:author="Renato Rossetti Vallim de Castro" w:date="2026-03-31T11:44:00Z" w16du:dateUtc="2026-03-31T14:44:00Z">
        <w:r w:rsidR="00147EC8" w:rsidRPr="003F4C0F" w:rsidDel="000F48F6">
          <w:rPr>
            <w:rStyle w:val="normaltextrun"/>
            <w:color w:val="000000" w:themeColor="text1"/>
            <w:sz w:val="22"/>
            <w:szCs w:val="22"/>
            <w:shd w:val="clear" w:color="auto" w:fill="FFFFFF"/>
          </w:rPr>
          <w:delText>dos art. 24 do Estatuto da Advocacia (Lei n. 8.906/94) e</w:delText>
        </w:r>
      </w:del>
      <w:ins w:id="94" w:author="Renato Rossetti Vallim de Castro" w:date="2026-03-31T11:44:00Z" w16du:dateUtc="2026-03-31T14:44:00Z">
        <w:r w:rsidR="000F48F6">
          <w:rPr>
            <w:rStyle w:val="normaltextrun"/>
            <w:color w:val="000000" w:themeColor="text1"/>
            <w:sz w:val="22"/>
            <w:szCs w:val="22"/>
            <w:shd w:val="clear" w:color="auto" w:fill="FFFFFF"/>
          </w:rPr>
          <w:t>do</w:t>
        </w:r>
      </w:ins>
      <w:r w:rsidR="00147EC8" w:rsidRPr="003F4C0F">
        <w:rPr>
          <w:rStyle w:val="normaltextrun"/>
          <w:color w:val="000000" w:themeColor="text1"/>
          <w:sz w:val="22"/>
          <w:szCs w:val="22"/>
          <w:shd w:val="clear" w:color="auto" w:fill="FFFFFF"/>
        </w:rPr>
        <w:t xml:space="preserve"> art. 784</w:t>
      </w:r>
      <w:r w:rsidR="008312CD" w:rsidRPr="003F4C0F">
        <w:rPr>
          <w:rStyle w:val="normaltextrun"/>
          <w:color w:val="000000" w:themeColor="text1"/>
          <w:sz w:val="22"/>
          <w:szCs w:val="22"/>
          <w:shd w:val="clear" w:color="auto" w:fill="FFFFFF"/>
        </w:rPr>
        <w:t xml:space="preserve"> § 4</w:t>
      </w:r>
      <w:r w:rsidR="0038567E" w:rsidRPr="003F4C0F">
        <w:rPr>
          <w:rStyle w:val="normaltextrun"/>
          <w:color w:val="000000" w:themeColor="text1"/>
          <w:sz w:val="22"/>
          <w:szCs w:val="22"/>
          <w:shd w:val="clear" w:color="auto" w:fill="FFFFFF"/>
        </w:rPr>
        <w:t>º</w:t>
      </w:r>
      <w:r w:rsidR="00147EC8" w:rsidRPr="003F4C0F">
        <w:rPr>
          <w:rStyle w:val="normaltextrun"/>
          <w:color w:val="000000" w:themeColor="text1"/>
          <w:sz w:val="22"/>
          <w:szCs w:val="22"/>
          <w:shd w:val="clear" w:color="auto" w:fill="FFFFFF"/>
        </w:rPr>
        <w:t>, do Código de Processo Civil, constituindo, portanto, título executivo extrajudicial.</w:t>
      </w:r>
    </w:p>
    <w:p w14:paraId="5AAE8C34" w14:textId="77777777" w:rsidR="00147EC8" w:rsidRPr="003F4C0F" w:rsidRDefault="00147EC8" w:rsidP="004936BD">
      <w:pPr>
        <w:pStyle w:val="1"/>
        <w:numPr>
          <w:ilvl w:val="0"/>
          <w:numId w:val="0"/>
        </w:numPr>
        <w:ind w:left="720" w:right="0" w:hanging="360"/>
        <w:rPr>
          <w:sz w:val="22"/>
          <w:szCs w:val="22"/>
        </w:rPr>
      </w:pPr>
    </w:p>
    <w:p w14:paraId="0E886125" w14:textId="324CC42D" w:rsidR="007858A8" w:rsidRPr="003F4C0F" w:rsidRDefault="007858A8" w:rsidP="007858A8">
      <w:pPr>
        <w:spacing w:after="0" w:line="320" w:lineRule="exact"/>
        <w:ind w:firstLine="709"/>
        <w:jc w:val="both"/>
        <w:rPr>
          <w:rFonts w:ascii="Times New Roman" w:hAnsi="Times New Roman" w:cs="Times New Roman"/>
        </w:rPr>
      </w:pPr>
      <w:r w:rsidRPr="003F4C0F">
        <w:rPr>
          <w:rFonts w:ascii="Times New Roman" w:hAnsi="Times New Roman" w:cs="Times New Roman"/>
        </w:rPr>
        <w:t xml:space="preserve">Campinas, </w:t>
      </w:r>
      <w:r w:rsidRPr="003F4C0F">
        <w:rPr>
          <w:rFonts w:ascii="Times New Roman" w:hAnsi="Times New Roman" w:cs="Times New Roman"/>
        </w:rPr>
        <w:fldChar w:fldCharType="begin"/>
      </w:r>
      <w:r w:rsidRPr="003F4C0F">
        <w:rPr>
          <w:rFonts w:ascii="Times New Roman" w:hAnsi="Times New Roman" w:cs="Times New Roman"/>
        </w:rPr>
        <w:instrText xml:space="preserve"> TIME \@ "d' de 'MMMM' de 'yyyy" </w:instrText>
      </w:r>
      <w:r w:rsidRPr="003F4C0F">
        <w:rPr>
          <w:rFonts w:ascii="Times New Roman" w:hAnsi="Times New Roman" w:cs="Times New Roman"/>
        </w:rPr>
        <w:fldChar w:fldCharType="separate"/>
      </w:r>
      <w:ins w:id="95" w:author="Letícia Santana Rodrigues" w:date="2026-04-01T17:23:00Z" w16du:dateUtc="2026-04-01T20:23:00Z">
        <w:r w:rsidR="009447BF">
          <w:rPr>
            <w:rFonts w:ascii="Times New Roman" w:hAnsi="Times New Roman" w:cs="Times New Roman"/>
            <w:noProof/>
          </w:rPr>
          <w:t>1 de abril de 2026</w:t>
        </w:r>
      </w:ins>
      <w:del w:id="96" w:author="Letícia Santana Rodrigues" w:date="2026-04-01T16:26:00Z" w16du:dateUtc="2026-04-01T19:26:00Z">
        <w:r w:rsidR="00744225" w:rsidDel="00DC5F31">
          <w:rPr>
            <w:rFonts w:ascii="Times New Roman" w:hAnsi="Times New Roman" w:cs="Times New Roman"/>
            <w:noProof/>
          </w:rPr>
          <w:delText>31 de março de 2026</w:delText>
        </w:r>
      </w:del>
      <w:r w:rsidRPr="003F4C0F">
        <w:rPr>
          <w:rFonts w:ascii="Times New Roman" w:hAnsi="Times New Roman" w:cs="Times New Roman"/>
        </w:rPr>
        <w:fldChar w:fldCharType="end"/>
      </w:r>
      <w:r w:rsidRPr="003F4C0F">
        <w:rPr>
          <w:rFonts w:ascii="Times New Roman" w:hAnsi="Times New Roman" w:cs="Times New Roman"/>
        </w:rPr>
        <w:t xml:space="preserve">. </w:t>
      </w:r>
    </w:p>
    <w:p w14:paraId="72B46A79" w14:textId="77777777" w:rsidR="00586B26" w:rsidRPr="003F4C0F" w:rsidRDefault="00586B26" w:rsidP="004936BD">
      <w:pPr>
        <w:spacing w:after="0" w:line="320" w:lineRule="exact"/>
        <w:rPr>
          <w:rFonts w:ascii="Times New Roman" w:hAnsi="Times New Roman" w:cs="Times New Roman"/>
        </w:rPr>
      </w:pPr>
      <w:r w:rsidRPr="003F4C0F">
        <w:rPr>
          <w:rFonts w:ascii="Times New Roman" w:hAnsi="Times New Roman" w:cs="Times New Roman"/>
        </w:rPr>
        <w:br w:type="page"/>
      </w:r>
    </w:p>
    <w:p w14:paraId="6C5A6A6F" w14:textId="0F273391" w:rsidR="00586B26" w:rsidRPr="003F4C0F" w:rsidRDefault="00586B26" w:rsidP="00C00FAD">
      <w:pPr>
        <w:spacing w:after="0" w:line="320" w:lineRule="exact"/>
        <w:ind w:firstLine="426"/>
        <w:jc w:val="center"/>
        <w:rPr>
          <w:rFonts w:ascii="Times New Roman" w:hAnsi="Times New Roman" w:cs="Times New Roman"/>
          <w:b/>
          <w:bCs/>
          <w:smallCaps/>
        </w:rPr>
      </w:pPr>
      <w:r w:rsidRPr="003F4C0F">
        <w:rPr>
          <w:rFonts w:ascii="Times New Roman" w:hAnsi="Times New Roman" w:cs="Times New Roman"/>
          <w:b/>
          <w:bCs/>
          <w:smallCaps/>
        </w:rPr>
        <w:t>Página de Assinaturas</w:t>
      </w:r>
    </w:p>
    <w:p w14:paraId="66E2FD6A" w14:textId="77777777" w:rsidR="00702862" w:rsidRPr="003F4C0F" w:rsidRDefault="00702862" w:rsidP="007858A8">
      <w:pPr>
        <w:spacing w:after="0" w:line="320" w:lineRule="exact"/>
        <w:jc w:val="both"/>
        <w:rPr>
          <w:rFonts w:ascii="Times New Roman" w:hAnsi="Times New Roman" w:cs="Times New Roman"/>
          <w:b/>
          <w:bCs/>
          <w:smallCaps/>
        </w:rPr>
      </w:pPr>
    </w:p>
    <w:p w14:paraId="318759F5" w14:textId="77777777" w:rsidR="007858A8" w:rsidRPr="003F4C0F" w:rsidRDefault="007858A8" w:rsidP="007858A8">
      <w:pPr>
        <w:spacing w:after="0" w:line="320" w:lineRule="exact"/>
        <w:jc w:val="both"/>
        <w:rPr>
          <w:rFonts w:ascii="Times New Roman" w:hAnsi="Times New Roman" w:cs="Times New Roman"/>
        </w:rPr>
      </w:pPr>
    </w:p>
    <w:p w14:paraId="6FDCF5E0" w14:textId="77777777" w:rsidR="00586B26" w:rsidRPr="003F4C0F" w:rsidRDefault="00586B26" w:rsidP="004936BD">
      <w:pPr>
        <w:spacing w:after="0" w:line="320" w:lineRule="exact"/>
        <w:ind w:firstLine="709"/>
        <w:jc w:val="both"/>
        <w:rPr>
          <w:rFonts w:ascii="Times New Roman" w:hAnsi="Times New Roman" w:cs="Times New Roman"/>
        </w:rPr>
      </w:pPr>
    </w:p>
    <w:p w14:paraId="38340434" w14:textId="77777777" w:rsidR="00626C29" w:rsidRPr="003F4C0F" w:rsidRDefault="00626C29" w:rsidP="0092142E">
      <w:pPr>
        <w:spacing w:after="0" w:line="320" w:lineRule="exact"/>
        <w:jc w:val="both"/>
        <w:rPr>
          <w:rFonts w:ascii="Times New Roman" w:hAnsi="Times New Roman" w:cs="Times New Roman"/>
        </w:rPr>
      </w:pPr>
    </w:p>
    <w:p w14:paraId="5ECF67D4" w14:textId="77777777" w:rsidR="00F22143" w:rsidRPr="003F4C0F" w:rsidRDefault="00F22143" w:rsidP="004936BD">
      <w:pPr>
        <w:spacing w:after="0" w:line="320" w:lineRule="exact"/>
        <w:ind w:firstLine="709"/>
        <w:jc w:val="center"/>
        <w:rPr>
          <w:rFonts w:ascii="Times New Roman" w:hAnsi="Times New Roman" w:cs="Times New Roman"/>
        </w:rPr>
      </w:pPr>
      <w:r w:rsidRPr="003F4C0F">
        <w:rPr>
          <w:rFonts w:ascii="Times New Roman" w:hAnsi="Times New Roman" w:cs="Times New Roman"/>
        </w:rPr>
        <w:t>______________________________</w:t>
      </w:r>
    </w:p>
    <w:p w14:paraId="55CF2906" w14:textId="2A71E945" w:rsidR="00F22143" w:rsidRPr="003F4C0F" w:rsidRDefault="00F22143" w:rsidP="004936BD">
      <w:pPr>
        <w:spacing w:after="0" w:line="320" w:lineRule="exact"/>
        <w:jc w:val="center"/>
        <w:rPr>
          <w:rFonts w:ascii="Times New Roman" w:hAnsi="Times New Roman" w:cs="Times New Roman"/>
          <w:b/>
          <w:smallCaps/>
        </w:rPr>
      </w:pPr>
      <w:r w:rsidRPr="003F4C0F">
        <w:rPr>
          <w:rFonts w:ascii="Times New Roman" w:hAnsi="Times New Roman" w:cs="Times New Roman"/>
          <w:b/>
          <w:smallCaps/>
        </w:rPr>
        <w:t>Bismarchi</w:t>
      </w:r>
      <w:r w:rsidR="00F47CAC" w:rsidRPr="003F4C0F">
        <w:rPr>
          <w:rFonts w:ascii="Times New Roman" w:hAnsi="Times New Roman" w:cs="Times New Roman"/>
          <w:b/>
          <w:smallCaps/>
        </w:rPr>
        <w:t xml:space="preserve"> |</w:t>
      </w:r>
      <w:r w:rsidRPr="003F4C0F">
        <w:rPr>
          <w:rFonts w:ascii="Times New Roman" w:hAnsi="Times New Roman" w:cs="Times New Roman"/>
          <w:b/>
          <w:smallCaps/>
        </w:rPr>
        <w:t xml:space="preserve"> Pires – Sociedade de Advogados</w:t>
      </w:r>
    </w:p>
    <w:p w14:paraId="05621648" w14:textId="77777777" w:rsidR="00711791" w:rsidRPr="003F4C0F" w:rsidRDefault="00711791" w:rsidP="004936BD">
      <w:pPr>
        <w:spacing w:after="0" w:line="320" w:lineRule="exact"/>
        <w:ind w:right="-285"/>
        <w:jc w:val="center"/>
        <w:rPr>
          <w:rFonts w:ascii="Times New Roman" w:hAnsi="Times New Roman" w:cs="Times New Roman"/>
          <w:bCs/>
        </w:rPr>
      </w:pPr>
      <w:r w:rsidRPr="003F4C0F">
        <w:rPr>
          <w:rFonts w:ascii="Times New Roman" w:hAnsi="Times New Roman" w:cs="Times New Roman"/>
          <w:bCs/>
        </w:rPr>
        <w:t xml:space="preserve">Gustavo Bismarchi Motta </w:t>
      </w:r>
    </w:p>
    <w:p w14:paraId="026ED93B" w14:textId="1EFD8E98" w:rsidR="00F22143" w:rsidRPr="003F4C0F" w:rsidRDefault="00711791" w:rsidP="004936BD">
      <w:pPr>
        <w:spacing w:after="0" w:line="320" w:lineRule="exact"/>
        <w:jc w:val="center"/>
        <w:rPr>
          <w:rFonts w:ascii="Times New Roman" w:hAnsi="Times New Roman" w:cs="Times New Roman"/>
          <w:b/>
        </w:rPr>
      </w:pPr>
      <w:r w:rsidRPr="003F4C0F">
        <w:rPr>
          <w:rFonts w:ascii="Times New Roman" w:hAnsi="Times New Roman" w:cs="Times New Roman"/>
          <w:bCs/>
        </w:rPr>
        <w:t>OAB/SP 275.477</w:t>
      </w:r>
    </w:p>
    <w:p w14:paraId="5DA9DCFF" w14:textId="77777777" w:rsidR="00702862" w:rsidRPr="003F4C0F" w:rsidRDefault="00702862" w:rsidP="004936BD">
      <w:pPr>
        <w:spacing w:after="0" w:line="320" w:lineRule="exact"/>
        <w:jc w:val="center"/>
        <w:rPr>
          <w:rFonts w:ascii="Times New Roman" w:hAnsi="Times New Roman" w:cs="Times New Roman"/>
          <w:b/>
        </w:rPr>
      </w:pPr>
    </w:p>
    <w:p w14:paraId="24670FB9" w14:textId="77777777" w:rsidR="00586B26" w:rsidRPr="003F4C0F" w:rsidRDefault="00586B26" w:rsidP="004936BD">
      <w:pPr>
        <w:spacing w:after="0" w:line="320" w:lineRule="exact"/>
        <w:jc w:val="center"/>
        <w:rPr>
          <w:rFonts w:ascii="Times New Roman" w:hAnsi="Times New Roman" w:cs="Times New Roman"/>
          <w:b/>
        </w:rPr>
      </w:pPr>
    </w:p>
    <w:p w14:paraId="02C65266" w14:textId="77777777" w:rsidR="00626C29" w:rsidRPr="003F4C0F" w:rsidRDefault="00626C29" w:rsidP="004936BD">
      <w:pPr>
        <w:spacing w:after="0" w:line="320" w:lineRule="exact"/>
        <w:jc w:val="center"/>
        <w:rPr>
          <w:rFonts w:ascii="Times New Roman" w:hAnsi="Times New Roman" w:cs="Times New Roman"/>
          <w:b/>
        </w:rPr>
      </w:pPr>
    </w:p>
    <w:p w14:paraId="64DC9396" w14:textId="77777777" w:rsidR="004C2FD4" w:rsidRPr="003F4C0F" w:rsidRDefault="004C2FD4" w:rsidP="004936BD">
      <w:pPr>
        <w:spacing w:after="0" w:line="320" w:lineRule="exact"/>
        <w:ind w:firstLine="709"/>
        <w:jc w:val="both"/>
        <w:rPr>
          <w:rFonts w:ascii="Times New Roman" w:hAnsi="Times New Roman" w:cs="Times New Roman"/>
        </w:rPr>
      </w:pPr>
    </w:p>
    <w:p w14:paraId="7D16D780" w14:textId="77777777" w:rsidR="004C2FD4" w:rsidRPr="003F4C0F" w:rsidRDefault="004C2FD4" w:rsidP="004936BD">
      <w:pPr>
        <w:spacing w:after="0" w:line="320" w:lineRule="exact"/>
        <w:ind w:firstLine="709"/>
        <w:jc w:val="center"/>
        <w:rPr>
          <w:rFonts w:ascii="Times New Roman" w:hAnsi="Times New Roman" w:cs="Times New Roman"/>
        </w:rPr>
      </w:pPr>
      <w:r w:rsidRPr="003F4C0F">
        <w:rPr>
          <w:rFonts w:ascii="Times New Roman" w:hAnsi="Times New Roman" w:cs="Times New Roman"/>
        </w:rPr>
        <w:t>______________________________</w:t>
      </w:r>
    </w:p>
    <w:p w14:paraId="70564CEC" w14:textId="77777777" w:rsidR="004C2FD4" w:rsidRPr="003F4C0F" w:rsidRDefault="004C2FD4" w:rsidP="004936BD">
      <w:pPr>
        <w:spacing w:after="0" w:line="320" w:lineRule="exact"/>
        <w:jc w:val="center"/>
        <w:rPr>
          <w:rFonts w:ascii="Times New Roman" w:hAnsi="Times New Roman" w:cs="Times New Roman"/>
          <w:b/>
          <w:smallCaps/>
        </w:rPr>
      </w:pPr>
      <w:r w:rsidRPr="003F4C0F">
        <w:rPr>
          <w:rFonts w:ascii="Times New Roman" w:hAnsi="Times New Roman" w:cs="Times New Roman"/>
          <w:b/>
          <w:smallCaps/>
        </w:rPr>
        <w:t>Bismarchi | Pires – Sociedade de Advogados</w:t>
      </w:r>
    </w:p>
    <w:p w14:paraId="39D1EAA7" w14:textId="25A6D88B" w:rsidR="004C2FD4" w:rsidRPr="003F4C0F" w:rsidRDefault="004C2FD4" w:rsidP="004936BD">
      <w:pPr>
        <w:spacing w:after="0" w:line="320" w:lineRule="exact"/>
        <w:ind w:right="-285"/>
        <w:jc w:val="center"/>
        <w:rPr>
          <w:rFonts w:ascii="Times New Roman" w:hAnsi="Times New Roman" w:cs="Times New Roman"/>
          <w:bCs/>
        </w:rPr>
      </w:pPr>
      <w:r w:rsidRPr="003F4C0F">
        <w:rPr>
          <w:rFonts w:ascii="Times New Roman" w:hAnsi="Times New Roman" w:cs="Times New Roman"/>
          <w:bCs/>
        </w:rPr>
        <w:t>Ricardo Viscardi Pires</w:t>
      </w:r>
    </w:p>
    <w:p w14:paraId="4523D851" w14:textId="2DF921DC" w:rsidR="004C2FD4" w:rsidRPr="003F4C0F" w:rsidRDefault="004C2FD4" w:rsidP="004936BD">
      <w:pPr>
        <w:spacing w:after="0" w:line="320" w:lineRule="exact"/>
        <w:jc w:val="center"/>
        <w:rPr>
          <w:rFonts w:ascii="Times New Roman" w:hAnsi="Times New Roman" w:cs="Times New Roman"/>
          <w:b/>
        </w:rPr>
      </w:pPr>
      <w:r w:rsidRPr="003F4C0F">
        <w:rPr>
          <w:rFonts w:ascii="Times New Roman" w:hAnsi="Times New Roman" w:cs="Times New Roman"/>
          <w:bCs/>
        </w:rPr>
        <w:t>OAB/SP 353.389</w:t>
      </w:r>
    </w:p>
    <w:p w14:paraId="5D26F4E4" w14:textId="77777777" w:rsidR="002A11A3" w:rsidRPr="003F4C0F" w:rsidRDefault="002A11A3" w:rsidP="004936BD">
      <w:pPr>
        <w:spacing w:after="0" w:line="320" w:lineRule="exact"/>
        <w:jc w:val="center"/>
        <w:rPr>
          <w:rFonts w:ascii="Times New Roman" w:hAnsi="Times New Roman" w:cs="Times New Roman"/>
          <w:b/>
        </w:rPr>
      </w:pPr>
    </w:p>
    <w:p w14:paraId="3BBBCCEF" w14:textId="77777777" w:rsidR="005D02CE" w:rsidRDefault="005D02CE" w:rsidP="004936BD">
      <w:pPr>
        <w:spacing w:after="0" w:line="320" w:lineRule="exact"/>
        <w:jc w:val="center"/>
        <w:rPr>
          <w:rFonts w:ascii="Times New Roman" w:hAnsi="Times New Roman" w:cs="Times New Roman"/>
          <w:b/>
        </w:rPr>
      </w:pPr>
    </w:p>
    <w:p w14:paraId="749B7A8A" w14:textId="77777777" w:rsidR="0092142E" w:rsidRPr="003F4C0F" w:rsidRDefault="0092142E" w:rsidP="004936BD">
      <w:pPr>
        <w:spacing w:after="0" w:line="320" w:lineRule="exact"/>
        <w:jc w:val="center"/>
        <w:rPr>
          <w:rFonts w:ascii="Times New Roman" w:hAnsi="Times New Roman" w:cs="Times New Roman"/>
          <w:b/>
        </w:rPr>
      </w:pPr>
    </w:p>
    <w:p w14:paraId="56BC18A6" w14:textId="77777777" w:rsidR="00586B26" w:rsidRPr="003F4C0F" w:rsidRDefault="00586B26" w:rsidP="004936BD">
      <w:pPr>
        <w:spacing w:after="0" w:line="320" w:lineRule="exact"/>
        <w:jc w:val="center"/>
        <w:rPr>
          <w:rFonts w:ascii="Times New Roman" w:hAnsi="Times New Roman" w:cs="Times New Roman"/>
          <w:b/>
        </w:rPr>
      </w:pPr>
    </w:p>
    <w:p w14:paraId="698C45F6" w14:textId="77777777" w:rsidR="00F22143" w:rsidRPr="003F4C0F" w:rsidRDefault="00F22143" w:rsidP="004936BD">
      <w:pPr>
        <w:spacing w:after="0" w:line="320" w:lineRule="exact"/>
        <w:jc w:val="center"/>
        <w:rPr>
          <w:rFonts w:ascii="Times New Roman" w:hAnsi="Times New Roman" w:cs="Times New Roman"/>
          <w:b/>
        </w:rPr>
      </w:pPr>
      <w:r w:rsidRPr="003F4C0F">
        <w:rPr>
          <w:rFonts w:ascii="Times New Roman" w:hAnsi="Times New Roman" w:cs="Times New Roman"/>
          <w:b/>
        </w:rPr>
        <w:t>______________________________</w:t>
      </w:r>
    </w:p>
    <w:p w14:paraId="536A635C" w14:textId="058D74C9" w:rsidR="00EF3B4A" w:rsidRPr="003F4C0F" w:rsidRDefault="007858A8" w:rsidP="004936BD">
      <w:pPr>
        <w:spacing w:after="0" w:line="320" w:lineRule="exact"/>
        <w:jc w:val="center"/>
        <w:rPr>
          <w:rFonts w:ascii="Times New Roman" w:hAnsi="Times New Roman" w:cs="Times New Roman"/>
          <w:bCs/>
        </w:rPr>
      </w:pPr>
      <w:proofErr w:type="spellStart"/>
      <w:r w:rsidRPr="003F4C0F">
        <w:rPr>
          <w:rFonts w:ascii="Times New Roman" w:hAnsi="Times New Roman" w:cs="Times New Roman"/>
          <w:b/>
          <w:bCs/>
          <w:smallCaps/>
        </w:rPr>
        <w:t>Inovageo</w:t>
      </w:r>
      <w:proofErr w:type="spellEnd"/>
      <w:r w:rsidRPr="003F4C0F">
        <w:rPr>
          <w:rFonts w:ascii="Times New Roman" w:hAnsi="Times New Roman" w:cs="Times New Roman"/>
          <w:b/>
          <w:bCs/>
          <w:smallCaps/>
        </w:rPr>
        <w:t xml:space="preserve"> </w:t>
      </w:r>
      <w:proofErr w:type="spellStart"/>
      <w:r w:rsidRPr="003F4C0F">
        <w:rPr>
          <w:rFonts w:ascii="Times New Roman" w:hAnsi="Times New Roman" w:cs="Times New Roman"/>
          <w:b/>
          <w:bCs/>
          <w:smallCaps/>
        </w:rPr>
        <w:t>Geossinteticos</w:t>
      </w:r>
      <w:proofErr w:type="spellEnd"/>
      <w:r w:rsidRPr="003F4C0F">
        <w:rPr>
          <w:rFonts w:ascii="Times New Roman" w:hAnsi="Times New Roman" w:cs="Times New Roman"/>
          <w:b/>
          <w:bCs/>
          <w:smallCaps/>
        </w:rPr>
        <w:t xml:space="preserve"> LTDA.</w:t>
      </w:r>
    </w:p>
    <w:p w14:paraId="400167AB" w14:textId="77777777" w:rsidR="007858A8" w:rsidRDefault="00EF3B4A" w:rsidP="007858A8">
      <w:pPr>
        <w:spacing w:after="0" w:line="320" w:lineRule="exact"/>
        <w:jc w:val="center"/>
        <w:rPr>
          <w:rFonts w:ascii="Times New Roman" w:hAnsi="Times New Roman" w:cs="Times New Roman"/>
        </w:rPr>
      </w:pPr>
      <w:r w:rsidRPr="003F4C0F">
        <w:rPr>
          <w:rFonts w:ascii="Times New Roman" w:hAnsi="Times New Roman" w:cs="Times New Roman"/>
          <w:bCs/>
        </w:rPr>
        <w:t>CNPJ</w:t>
      </w:r>
      <w:r w:rsidR="00D47FD5" w:rsidRPr="003F4C0F">
        <w:rPr>
          <w:rFonts w:ascii="Times New Roman" w:hAnsi="Times New Roman" w:cs="Times New Roman"/>
          <w:bCs/>
        </w:rPr>
        <w:t xml:space="preserve"> nº </w:t>
      </w:r>
      <w:r w:rsidR="007858A8" w:rsidRPr="003F4C0F">
        <w:rPr>
          <w:rFonts w:ascii="Times New Roman" w:hAnsi="Times New Roman" w:cs="Times New Roman"/>
        </w:rPr>
        <w:t>44.173.316/0001-50</w:t>
      </w:r>
    </w:p>
    <w:p w14:paraId="6CF2F8E1" w14:textId="77777777" w:rsidR="00862E1A" w:rsidRDefault="00862E1A" w:rsidP="007858A8">
      <w:pPr>
        <w:spacing w:after="0" w:line="320" w:lineRule="exact"/>
        <w:jc w:val="center"/>
        <w:rPr>
          <w:rFonts w:ascii="Times New Roman" w:hAnsi="Times New Roman" w:cs="Times New Roman"/>
        </w:rPr>
      </w:pPr>
    </w:p>
    <w:p w14:paraId="2074B931" w14:textId="77777777" w:rsidR="00862E1A" w:rsidRDefault="00862E1A" w:rsidP="007858A8">
      <w:pPr>
        <w:spacing w:after="0" w:line="320" w:lineRule="exact"/>
        <w:jc w:val="center"/>
        <w:rPr>
          <w:rFonts w:ascii="Times New Roman" w:hAnsi="Times New Roman" w:cs="Times New Roman"/>
        </w:rPr>
      </w:pPr>
    </w:p>
    <w:p w14:paraId="2DCE6AB7" w14:textId="77777777" w:rsidR="00A77401" w:rsidRDefault="00A77401" w:rsidP="007858A8">
      <w:pPr>
        <w:spacing w:after="0" w:line="320" w:lineRule="exact"/>
        <w:jc w:val="center"/>
        <w:rPr>
          <w:rFonts w:ascii="Times New Roman" w:hAnsi="Times New Roman" w:cs="Times New Roman"/>
        </w:rPr>
      </w:pPr>
    </w:p>
    <w:p w14:paraId="5B831BBA" w14:textId="77777777" w:rsidR="00A77401" w:rsidRDefault="00A77401" w:rsidP="00862E1A">
      <w:pPr>
        <w:spacing w:after="0" w:line="320" w:lineRule="exact"/>
        <w:jc w:val="center"/>
        <w:rPr>
          <w:rFonts w:ascii="Times New Roman" w:hAnsi="Times New Roman" w:cs="Times New Roman"/>
        </w:rPr>
      </w:pPr>
    </w:p>
    <w:p w14:paraId="7F947B22" w14:textId="1DB8F45B" w:rsidR="00862E1A" w:rsidRPr="003F4C0F" w:rsidRDefault="00862E1A" w:rsidP="00862E1A">
      <w:pPr>
        <w:spacing w:after="0" w:line="320" w:lineRule="exact"/>
        <w:jc w:val="center"/>
        <w:rPr>
          <w:rFonts w:ascii="Times New Roman" w:hAnsi="Times New Roman" w:cs="Times New Roman"/>
          <w:b/>
        </w:rPr>
      </w:pPr>
      <w:r w:rsidRPr="003F4C0F">
        <w:rPr>
          <w:rFonts w:ascii="Times New Roman" w:hAnsi="Times New Roman" w:cs="Times New Roman"/>
          <w:b/>
        </w:rPr>
        <w:t>______________________________</w:t>
      </w:r>
    </w:p>
    <w:p w14:paraId="38762751" w14:textId="2D213D32" w:rsidR="00A77401" w:rsidRDefault="00A77401" w:rsidP="00862E1A">
      <w:pPr>
        <w:spacing w:after="0" w:line="320" w:lineRule="exact"/>
        <w:jc w:val="center"/>
        <w:rPr>
          <w:rFonts w:ascii="Times New Roman" w:hAnsi="Times New Roman" w:cs="Times New Roman"/>
          <w:b/>
          <w:bCs/>
          <w:smallCaps/>
        </w:rPr>
      </w:pPr>
      <w:proofErr w:type="spellStart"/>
      <w:r>
        <w:rPr>
          <w:rFonts w:ascii="Times New Roman" w:hAnsi="Times New Roman" w:cs="Times New Roman"/>
          <w:b/>
          <w:bCs/>
          <w:smallCaps/>
        </w:rPr>
        <w:t>Intrax</w:t>
      </w:r>
      <w:proofErr w:type="spellEnd"/>
      <w:r>
        <w:rPr>
          <w:rFonts w:ascii="Times New Roman" w:hAnsi="Times New Roman" w:cs="Times New Roman"/>
          <w:b/>
          <w:bCs/>
          <w:smallCaps/>
        </w:rPr>
        <w:t xml:space="preserve"> Serviço</w:t>
      </w:r>
      <w:r w:rsidRPr="003F4C0F">
        <w:rPr>
          <w:rFonts w:ascii="Times New Roman" w:hAnsi="Times New Roman" w:cs="Times New Roman"/>
          <w:b/>
          <w:bCs/>
          <w:smallCaps/>
        </w:rPr>
        <w:t>s</w:t>
      </w:r>
      <w:r>
        <w:rPr>
          <w:rFonts w:ascii="Times New Roman" w:hAnsi="Times New Roman" w:cs="Times New Roman"/>
          <w:b/>
          <w:bCs/>
          <w:smallCaps/>
        </w:rPr>
        <w:t xml:space="preserve"> de Impermeabilização</w:t>
      </w:r>
      <w:r w:rsidRPr="003F4C0F">
        <w:rPr>
          <w:rFonts w:ascii="Times New Roman" w:hAnsi="Times New Roman" w:cs="Times New Roman"/>
          <w:b/>
          <w:bCs/>
          <w:smallCaps/>
        </w:rPr>
        <w:t xml:space="preserve"> LTDA.</w:t>
      </w:r>
    </w:p>
    <w:p w14:paraId="2E1036B3" w14:textId="7540F3EA" w:rsidR="00862E1A" w:rsidRPr="003F4C0F" w:rsidRDefault="00862E1A" w:rsidP="00862E1A">
      <w:pPr>
        <w:spacing w:after="0" w:line="320" w:lineRule="exact"/>
        <w:jc w:val="center"/>
        <w:rPr>
          <w:rFonts w:ascii="Times New Roman" w:hAnsi="Times New Roman" w:cs="Times New Roman"/>
        </w:rPr>
      </w:pPr>
      <w:r w:rsidRPr="003F4C0F">
        <w:rPr>
          <w:rFonts w:ascii="Times New Roman" w:hAnsi="Times New Roman" w:cs="Times New Roman"/>
          <w:bCs/>
        </w:rPr>
        <w:t xml:space="preserve">CNPJ nº </w:t>
      </w:r>
      <w:r w:rsidR="00A77401">
        <w:rPr>
          <w:rFonts w:ascii="Times New Roman" w:hAnsi="Times New Roman" w:cs="Times New Roman"/>
        </w:rPr>
        <w:t>14.782.499/0001-40</w:t>
      </w:r>
    </w:p>
    <w:p w14:paraId="5C6A7DBB" w14:textId="10F2EC02" w:rsidR="007D3D88" w:rsidRPr="003F4C0F" w:rsidRDefault="007D3D88" w:rsidP="00862E1A">
      <w:pPr>
        <w:spacing w:after="0" w:line="320" w:lineRule="exact"/>
        <w:jc w:val="center"/>
        <w:rPr>
          <w:rFonts w:ascii="Times New Roman" w:hAnsi="Times New Roman" w:cs="Times New Roman"/>
          <w:bCs/>
        </w:rPr>
      </w:pPr>
    </w:p>
    <w:sectPr w:rsidR="007D3D88" w:rsidRPr="003F4C0F" w:rsidSect="00957635">
      <w:headerReference w:type="even" r:id="rId11"/>
      <w:headerReference w:type="default" r:id="rId12"/>
      <w:footerReference w:type="default" r:id="rId13"/>
      <w:headerReference w:type="first" r:id="rId14"/>
      <w:pgSz w:w="11906" w:h="16838"/>
      <w:pgMar w:top="1276" w:right="1274" w:bottom="709" w:left="1701" w:header="708" w:footer="8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7AD4C" w14:textId="77777777" w:rsidR="00674F0D" w:rsidRDefault="00674F0D" w:rsidP="00317AAC">
      <w:pPr>
        <w:spacing w:after="0" w:line="240" w:lineRule="auto"/>
      </w:pPr>
      <w:r>
        <w:separator/>
      </w:r>
    </w:p>
  </w:endnote>
  <w:endnote w:type="continuationSeparator" w:id="0">
    <w:p w14:paraId="7938FDE2" w14:textId="77777777" w:rsidR="00674F0D" w:rsidRDefault="00674F0D" w:rsidP="00317AAC">
      <w:pPr>
        <w:spacing w:after="0" w:line="240" w:lineRule="auto"/>
      </w:pPr>
      <w:r>
        <w:continuationSeparator/>
      </w:r>
    </w:p>
  </w:endnote>
  <w:endnote w:type="continuationNotice" w:id="1">
    <w:p w14:paraId="72EE54D7" w14:textId="77777777" w:rsidR="00674F0D" w:rsidRDefault="00674F0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353464702"/>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7DCE9416" w14:textId="15F79C11" w:rsidR="003964C3" w:rsidRPr="00D5663B" w:rsidRDefault="003964C3">
            <w:pPr>
              <w:pStyle w:val="Rodap"/>
              <w:jc w:val="right"/>
              <w:rPr>
                <w:sz w:val="20"/>
                <w:szCs w:val="20"/>
              </w:rPr>
            </w:pPr>
            <w:r w:rsidRPr="00D5663B">
              <w:rPr>
                <w:sz w:val="20"/>
                <w:szCs w:val="20"/>
              </w:rPr>
              <w:t xml:space="preserve">Página </w:t>
            </w:r>
            <w:r w:rsidRPr="00D5663B">
              <w:rPr>
                <w:b/>
                <w:bCs/>
                <w:sz w:val="20"/>
                <w:szCs w:val="20"/>
              </w:rPr>
              <w:fldChar w:fldCharType="begin"/>
            </w:r>
            <w:r w:rsidRPr="00D5663B">
              <w:rPr>
                <w:b/>
                <w:bCs/>
                <w:sz w:val="20"/>
                <w:szCs w:val="20"/>
              </w:rPr>
              <w:instrText>PAGE</w:instrText>
            </w:r>
            <w:r w:rsidRPr="00D5663B">
              <w:rPr>
                <w:b/>
                <w:bCs/>
                <w:sz w:val="20"/>
                <w:szCs w:val="20"/>
              </w:rPr>
              <w:fldChar w:fldCharType="separate"/>
            </w:r>
            <w:r w:rsidRPr="00D5663B">
              <w:rPr>
                <w:b/>
                <w:bCs/>
                <w:sz w:val="20"/>
                <w:szCs w:val="20"/>
              </w:rPr>
              <w:t>2</w:t>
            </w:r>
            <w:r w:rsidRPr="00D5663B">
              <w:rPr>
                <w:b/>
                <w:bCs/>
                <w:sz w:val="20"/>
                <w:szCs w:val="20"/>
              </w:rPr>
              <w:fldChar w:fldCharType="end"/>
            </w:r>
            <w:r w:rsidRPr="00D5663B">
              <w:rPr>
                <w:sz w:val="20"/>
                <w:szCs w:val="20"/>
              </w:rPr>
              <w:t xml:space="preserve"> de </w:t>
            </w:r>
            <w:r w:rsidRPr="00D5663B">
              <w:rPr>
                <w:b/>
                <w:bCs/>
                <w:sz w:val="20"/>
                <w:szCs w:val="20"/>
              </w:rPr>
              <w:fldChar w:fldCharType="begin"/>
            </w:r>
            <w:r w:rsidRPr="00D5663B">
              <w:rPr>
                <w:b/>
                <w:bCs/>
                <w:sz w:val="20"/>
                <w:szCs w:val="20"/>
              </w:rPr>
              <w:instrText>NUMPAGES</w:instrText>
            </w:r>
            <w:r w:rsidRPr="00D5663B">
              <w:rPr>
                <w:b/>
                <w:bCs/>
                <w:sz w:val="20"/>
                <w:szCs w:val="20"/>
              </w:rPr>
              <w:fldChar w:fldCharType="separate"/>
            </w:r>
            <w:r w:rsidRPr="00D5663B">
              <w:rPr>
                <w:b/>
                <w:bCs/>
                <w:sz w:val="20"/>
                <w:szCs w:val="20"/>
              </w:rPr>
              <w:t>2</w:t>
            </w:r>
            <w:r w:rsidRPr="00D5663B">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56270" w14:textId="77777777" w:rsidR="00674F0D" w:rsidRDefault="00674F0D" w:rsidP="00317AAC">
      <w:pPr>
        <w:spacing w:after="0" w:line="240" w:lineRule="auto"/>
      </w:pPr>
      <w:r>
        <w:separator/>
      </w:r>
    </w:p>
  </w:footnote>
  <w:footnote w:type="continuationSeparator" w:id="0">
    <w:p w14:paraId="0C3F955B" w14:textId="77777777" w:rsidR="00674F0D" w:rsidRDefault="00674F0D" w:rsidP="00317AAC">
      <w:pPr>
        <w:spacing w:after="0" w:line="240" w:lineRule="auto"/>
      </w:pPr>
      <w:r>
        <w:continuationSeparator/>
      </w:r>
    </w:p>
  </w:footnote>
  <w:footnote w:type="continuationNotice" w:id="1">
    <w:p w14:paraId="17830783" w14:textId="77777777" w:rsidR="00674F0D" w:rsidRDefault="00674F0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3FA1C" w14:textId="7080FFCB" w:rsidR="00317AAC" w:rsidRDefault="00A873FA">
    <w:pPr>
      <w:pStyle w:val="Cabealho"/>
    </w:pPr>
    <w:r>
      <w:rPr>
        <w:noProof/>
      </w:rPr>
      <w:drawing>
        <wp:anchor distT="0" distB="0" distL="114300" distR="114300" simplePos="0" relativeHeight="251658240" behindDoc="1" locked="0" layoutInCell="0" allowOverlap="1" wp14:anchorId="1FE1FF11" wp14:editId="71FBA72E">
          <wp:simplePos x="0" y="0"/>
          <wp:positionH relativeFrom="margin">
            <wp:align>center</wp:align>
          </wp:positionH>
          <wp:positionV relativeFrom="margin">
            <wp:align>center</wp:align>
          </wp:positionV>
          <wp:extent cx="7561580" cy="10695305"/>
          <wp:effectExtent l="0" t="0" r="0" b="0"/>
          <wp:wrapNone/>
          <wp:docPr id="302000541" name="Imagem 302000541"/>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5"/>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0EBCB" w14:textId="63B8B9F7" w:rsidR="00317AAC" w:rsidRDefault="00A873FA">
    <w:pPr>
      <w:pStyle w:val="Cabealho"/>
    </w:pPr>
    <w:r>
      <w:rPr>
        <w:noProof/>
      </w:rPr>
      <w:drawing>
        <wp:anchor distT="0" distB="0" distL="114300" distR="114300" simplePos="0" relativeHeight="251658241" behindDoc="1" locked="0" layoutInCell="0" allowOverlap="1" wp14:anchorId="575BDFB7" wp14:editId="31FFCFC9">
          <wp:simplePos x="0" y="0"/>
          <wp:positionH relativeFrom="margin">
            <wp:posOffset>-1083945</wp:posOffset>
          </wp:positionH>
          <wp:positionV relativeFrom="margin">
            <wp:posOffset>-873760</wp:posOffset>
          </wp:positionV>
          <wp:extent cx="7561580" cy="10695305"/>
          <wp:effectExtent l="0" t="0" r="0" b="0"/>
          <wp:wrapNone/>
          <wp:docPr id="877181260" name="Imagem 877181260"/>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6"/>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97987" w14:textId="167A474D" w:rsidR="00317AAC" w:rsidRDefault="00A873FA">
    <w:pPr>
      <w:pStyle w:val="Cabealho"/>
    </w:pPr>
    <w:r>
      <w:rPr>
        <w:noProof/>
      </w:rPr>
      <w:drawing>
        <wp:anchor distT="0" distB="0" distL="114300" distR="114300" simplePos="0" relativeHeight="251658242" behindDoc="1" locked="0" layoutInCell="0" allowOverlap="1" wp14:anchorId="6C0E0274" wp14:editId="4728957F">
          <wp:simplePos x="0" y="0"/>
          <wp:positionH relativeFrom="margin">
            <wp:align>center</wp:align>
          </wp:positionH>
          <wp:positionV relativeFrom="margin">
            <wp:align>center</wp:align>
          </wp:positionV>
          <wp:extent cx="7561580" cy="10695305"/>
          <wp:effectExtent l="0" t="0" r="0" b="0"/>
          <wp:wrapNone/>
          <wp:docPr id="590360214" name="Imagem 590360214"/>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2037984"/>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1580" cy="1069530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7985"/>
    <w:multiLevelType w:val="multilevel"/>
    <w:tmpl w:val="5BC03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0B2827"/>
    <w:multiLevelType w:val="hybridMultilevel"/>
    <w:tmpl w:val="9D88182C"/>
    <w:lvl w:ilvl="0" w:tplc="E16476F2">
      <w:start w:val="1"/>
      <w:numFmt w:val="upperRoman"/>
      <w:lvlText w:val="%1."/>
      <w:lvlJc w:val="left"/>
      <w:pPr>
        <w:ind w:left="1440" w:hanging="72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96D4445"/>
    <w:multiLevelType w:val="hybridMultilevel"/>
    <w:tmpl w:val="DEB0AD2E"/>
    <w:lvl w:ilvl="0" w:tplc="B112AB6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DB6429E"/>
    <w:multiLevelType w:val="hybridMultilevel"/>
    <w:tmpl w:val="EF44B96A"/>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4" w15:restartNumberingAfterBreak="0">
    <w:nsid w:val="0FF26E45"/>
    <w:multiLevelType w:val="hybridMultilevel"/>
    <w:tmpl w:val="35D6D4CC"/>
    <w:lvl w:ilvl="0" w:tplc="0416000D">
      <w:start w:val="1"/>
      <w:numFmt w:val="bullet"/>
      <w:lvlText w:val=""/>
      <w:lvlJc w:val="left"/>
      <w:pPr>
        <w:ind w:left="1287" w:hanging="360"/>
      </w:pPr>
      <w:rPr>
        <w:rFonts w:ascii="Wingdings" w:hAnsi="Wingdings" w:hint="default"/>
      </w:rPr>
    </w:lvl>
    <w:lvl w:ilvl="1" w:tplc="04160003">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5" w15:restartNumberingAfterBreak="0">
    <w:nsid w:val="11D550D7"/>
    <w:multiLevelType w:val="hybridMultilevel"/>
    <w:tmpl w:val="2004C1DC"/>
    <w:lvl w:ilvl="0" w:tplc="A63CE858">
      <w:start w:val="1"/>
      <w:numFmt w:val="lowerLetter"/>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6" w15:restartNumberingAfterBreak="0">
    <w:nsid w:val="143B5156"/>
    <w:multiLevelType w:val="multilevel"/>
    <w:tmpl w:val="414A47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82734"/>
    <w:multiLevelType w:val="multilevel"/>
    <w:tmpl w:val="58C2A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1AE40EE"/>
    <w:multiLevelType w:val="hybridMultilevel"/>
    <w:tmpl w:val="CACCA23C"/>
    <w:lvl w:ilvl="0" w:tplc="65D2B910">
      <w:start w:val="1"/>
      <w:numFmt w:val="lowerRoman"/>
      <w:lvlText w:val="(%1)"/>
      <w:lvlJc w:val="left"/>
      <w:pPr>
        <w:ind w:left="1287" w:hanging="720"/>
      </w:pPr>
      <w:rPr>
        <w:rFonts w:hint="default"/>
        <w:b w:val="0"/>
        <w:bCs/>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9" w15:restartNumberingAfterBreak="0">
    <w:nsid w:val="2BF34DFC"/>
    <w:multiLevelType w:val="multilevel"/>
    <w:tmpl w:val="09A09780"/>
    <w:lvl w:ilvl="0">
      <w:start w:val="1"/>
      <w:numFmt w:val="decimal"/>
      <w:pStyle w:val="1"/>
      <w:lvlText w:val="%1."/>
      <w:lvlJc w:val="left"/>
      <w:pPr>
        <w:ind w:left="720" w:hanging="360"/>
      </w:pPr>
      <w:rPr>
        <w:rFonts w:hint="default"/>
        <w:b/>
        <w:bCs/>
      </w:rPr>
    </w:lvl>
    <w:lvl w:ilvl="1">
      <w:start w:val="1"/>
      <w:numFmt w:val="decimal"/>
      <w:pStyle w:val="Ttulo1"/>
      <w:isLgl/>
      <w:lvlText w:val="%1.%2."/>
      <w:lvlJc w:val="left"/>
      <w:pPr>
        <w:ind w:left="720" w:hanging="360"/>
      </w:pPr>
      <w:rPr>
        <w:rFonts w:hint="default"/>
        <w:b w:val="0"/>
        <w:bCs w:val="0"/>
        <w:i w:val="0"/>
        <w:iCs/>
      </w:rPr>
    </w:lvl>
    <w:lvl w:ilvl="2">
      <w:start w:val="1"/>
      <w:numFmt w:val="decimal"/>
      <w:pStyle w:val="Ttulo2"/>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0" w15:restartNumberingAfterBreak="0">
    <w:nsid w:val="2F017498"/>
    <w:multiLevelType w:val="multilevel"/>
    <w:tmpl w:val="61380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F17DB5"/>
    <w:multiLevelType w:val="hybridMultilevel"/>
    <w:tmpl w:val="2AC2D08E"/>
    <w:lvl w:ilvl="0" w:tplc="0416000D">
      <w:start w:val="1"/>
      <w:numFmt w:val="bullet"/>
      <w:lvlText w:val=""/>
      <w:lvlJc w:val="left"/>
      <w:pPr>
        <w:ind w:left="1287" w:hanging="360"/>
      </w:pPr>
      <w:rPr>
        <w:rFonts w:ascii="Wingdings" w:hAnsi="Wingdings" w:hint="default"/>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12" w15:restartNumberingAfterBreak="0">
    <w:nsid w:val="34571CA2"/>
    <w:multiLevelType w:val="multilevel"/>
    <w:tmpl w:val="77F8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5E9725F"/>
    <w:multiLevelType w:val="hybridMultilevel"/>
    <w:tmpl w:val="EDBE43B2"/>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4" w15:restartNumberingAfterBreak="0">
    <w:nsid w:val="378B09D0"/>
    <w:multiLevelType w:val="hybridMultilevel"/>
    <w:tmpl w:val="3CF6078C"/>
    <w:lvl w:ilvl="0" w:tplc="05DE8878">
      <w:start w:val="1"/>
      <w:numFmt w:val="upperRoman"/>
      <w:lvlText w:val="I.%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5" w15:restartNumberingAfterBreak="0">
    <w:nsid w:val="3DBD3E95"/>
    <w:multiLevelType w:val="hybridMultilevel"/>
    <w:tmpl w:val="0FF8FC0C"/>
    <w:lvl w:ilvl="0" w:tplc="04160001">
      <w:start w:val="1"/>
      <w:numFmt w:val="bullet"/>
      <w:lvlText w:val=""/>
      <w:lvlJc w:val="left"/>
      <w:pPr>
        <w:ind w:left="1854" w:hanging="360"/>
      </w:pPr>
      <w:rPr>
        <w:rFonts w:ascii="Symbol" w:hAnsi="Symbol" w:hint="default"/>
      </w:rPr>
    </w:lvl>
    <w:lvl w:ilvl="1" w:tplc="04160003" w:tentative="1">
      <w:start w:val="1"/>
      <w:numFmt w:val="bullet"/>
      <w:lvlText w:val="o"/>
      <w:lvlJc w:val="left"/>
      <w:pPr>
        <w:ind w:left="2574" w:hanging="360"/>
      </w:pPr>
      <w:rPr>
        <w:rFonts w:ascii="Courier New" w:hAnsi="Courier New" w:cs="Courier New" w:hint="default"/>
      </w:rPr>
    </w:lvl>
    <w:lvl w:ilvl="2" w:tplc="04160005" w:tentative="1">
      <w:start w:val="1"/>
      <w:numFmt w:val="bullet"/>
      <w:lvlText w:val=""/>
      <w:lvlJc w:val="left"/>
      <w:pPr>
        <w:ind w:left="3294" w:hanging="360"/>
      </w:pPr>
      <w:rPr>
        <w:rFonts w:ascii="Wingdings" w:hAnsi="Wingdings" w:hint="default"/>
      </w:rPr>
    </w:lvl>
    <w:lvl w:ilvl="3" w:tplc="04160001" w:tentative="1">
      <w:start w:val="1"/>
      <w:numFmt w:val="bullet"/>
      <w:lvlText w:val=""/>
      <w:lvlJc w:val="left"/>
      <w:pPr>
        <w:ind w:left="4014" w:hanging="360"/>
      </w:pPr>
      <w:rPr>
        <w:rFonts w:ascii="Symbol" w:hAnsi="Symbol" w:hint="default"/>
      </w:rPr>
    </w:lvl>
    <w:lvl w:ilvl="4" w:tplc="04160003" w:tentative="1">
      <w:start w:val="1"/>
      <w:numFmt w:val="bullet"/>
      <w:lvlText w:val="o"/>
      <w:lvlJc w:val="left"/>
      <w:pPr>
        <w:ind w:left="4734" w:hanging="360"/>
      </w:pPr>
      <w:rPr>
        <w:rFonts w:ascii="Courier New" w:hAnsi="Courier New" w:cs="Courier New" w:hint="default"/>
      </w:rPr>
    </w:lvl>
    <w:lvl w:ilvl="5" w:tplc="04160005" w:tentative="1">
      <w:start w:val="1"/>
      <w:numFmt w:val="bullet"/>
      <w:lvlText w:val=""/>
      <w:lvlJc w:val="left"/>
      <w:pPr>
        <w:ind w:left="5454" w:hanging="360"/>
      </w:pPr>
      <w:rPr>
        <w:rFonts w:ascii="Wingdings" w:hAnsi="Wingdings" w:hint="default"/>
      </w:rPr>
    </w:lvl>
    <w:lvl w:ilvl="6" w:tplc="04160001" w:tentative="1">
      <w:start w:val="1"/>
      <w:numFmt w:val="bullet"/>
      <w:lvlText w:val=""/>
      <w:lvlJc w:val="left"/>
      <w:pPr>
        <w:ind w:left="6174" w:hanging="360"/>
      </w:pPr>
      <w:rPr>
        <w:rFonts w:ascii="Symbol" w:hAnsi="Symbol" w:hint="default"/>
      </w:rPr>
    </w:lvl>
    <w:lvl w:ilvl="7" w:tplc="04160003" w:tentative="1">
      <w:start w:val="1"/>
      <w:numFmt w:val="bullet"/>
      <w:lvlText w:val="o"/>
      <w:lvlJc w:val="left"/>
      <w:pPr>
        <w:ind w:left="6894" w:hanging="360"/>
      </w:pPr>
      <w:rPr>
        <w:rFonts w:ascii="Courier New" w:hAnsi="Courier New" w:cs="Courier New" w:hint="default"/>
      </w:rPr>
    </w:lvl>
    <w:lvl w:ilvl="8" w:tplc="04160005" w:tentative="1">
      <w:start w:val="1"/>
      <w:numFmt w:val="bullet"/>
      <w:lvlText w:val=""/>
      <w:lvlJc w:val="left"/>
      <w:pPr>
        <w:ind w:left="7614" w:hanging="360"/>
      </w:pPr>
      <w:rPr>
        <w:rFonts w:ascii="Wingdings" w:hAnsi="Wingdings" w:hint="default"/>
      </w:rPr>
    </w:lvl>
  </w:abstractNum>
  <w:abstractNum w:abstractNumId="16" w15:restartNumberingAfterBreak="0">
    <w:nsid w:val="3F026A26"/>
    <w:multiLevelType w:val="multilevel"/>
    <w:tmpl w:val="04F22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1E6153"/>
    <w:multiLevelType w:val="hybridMultilevel"/>
    <w:tmpl w:val="A006A920"/>
    <w:lvl w:ilvl="0" w:tplc="AB9ADD4E">
      <w:start w:val="3"/>
      <w:numFmt w:val="bullet"/>
      <w:lvlText w:val=""/>
      <w:lvlJc w:val="left"/>
      <w:pPr>
        <w:ind w:left="927" w:hanging="360"/>
      </w:pPr>
      <w:rPr>
        <w:rFonts w:ascii="Symbol" w:eastAsiaTheme="minorEastAsia" w:hAnsi="Symbol" w:cs="Times New Roman" w:hint="default"/>
        <w:b/>
      </w:rPr>
    </w:lvl>
    <w:lvl w:ilvl="1" w:tplc="04160003" w:tentative="1">
      <w:start w:val="1"/>
      <w:numFmt w:val="bullet"/>
      <w:lvlText w:val="o"/>
      <w:lvlJc w:val="left"/>
      <w:pPr>
        <w:ind w:left="1647" w:hanging="360"/>
      </w:pPr>
      <w:rPr>
        <w:rFonts w:ascii="Courier New" w:hAnsi="Courier New" w:cs="Courier New" w:hint="default"/>
      </w:rPr>
    </w:lvl>
    <w:lvl w:ilvl="2" w:tplc="04160005" w:tentative="1">
      <w:start w:val="1"/>
      <w:numFmt w:val="bullet"/>
      <w:lvlText w:val=""/>
      <w:lvlJc w:val="left"/>
      <w:pPr>
        <w:ind w:left="2367" w:hanging="360"/>
      </w:pPr>
      <w:rPr>
        <w:rFonts w:ascii="Wingdings" w:hAnsi="Wingdings" w:hint="default"/>
      </w:rPr>
    </w:lvl>
    <w:lvl w:ilvl="3" w:tplc="04160001" w:tentative="1">
      <w:start w:val="1"/>
      <w:numFmt w:val="bullet"/>
      <w:lvlText w:val=""/>
      <w:lvlJc w:val="left"/>
      <w:pPr>
        <w:ind w:left="3087" w:hanging="360"/>
      </w:pPr>
      <w:rPr>
        <w:rFonts w:ascii="Symbol" w:hAnsi="Symbol" w:hint="default"/>
      </w:rPr>
    </w:lvl>
    <w:lvl w:ilvl="4" w:tplc="04160003" w:tentative="1">
      <w:start w:val="1"/>
      <w:numFmt w:val="bullet"/>
      <w:lvlText w:val="o"/>
      <w:lvlJc w:val="left"/>
      <w:pPr>
        <w:ind w:left="3807" w:hanging="360"/>
      </w:pPr>
      <w:rPr>
        <w:rFonts w:ascii="Courier New" w:hAnsi="Courier New" w:cs="Courier New" w:hint="default"/>
      </w:rPr>
    </w:lvl>
    <w:lvl w:ilvl="5" w:tplc="04160005" w:tentative="1">
      <w:start w:val="1"/>
      <w:numFmt w:val="bullet"/>
      <w:lvlText w:val=""/>
      <w:lvlJc w:val="left"/>
      <w:pPr>
        <w:ind w:left="4527" w:hanging="360"/>
      </w:pPr>
      <w:rPr>
        <w:rFonts w:ascii="Wingdings" w:hAnsi="Wingdings" w:hint="default"/>
      </w:rPr>
    </w:lvl>
    <w:lvl w:ilvl="6" w:tplc="04160001" w:tentative="1">
      <w:start w:val="1"/>
      <w:numFmt w:val="bullet"/>
      <w:lvlText w:val=""/>
      <w:lvlJc w:val="left"/>
      <w:pPr>
        <w:ind w:left="5247" w:hanging="360"/>
      </w:pPr>
      <w:rPr>
        <w:rFonts w:ascii="Symbol" w:hAnsi="Symbol" w:hint="default"/>
      </w:rPr>
    </w:lvl>
    <w:lvl w:ilvl="7" w:tplc="04160003" w:tentative="1">
      <w:start w:val="1"/>
      <w:numFmt w:val="bullet"/>
      <w:lvlText w:val="o"/>
      <w:lvlJc w:val="left"/>
      <w:pPr>
        <w:ind w:left="5967" w:hanging="360"/>
      </w:pPr>
      <w:rPr>
        <w:rFonts w:ascii="Courier New" w:hAnsi="Courier New" w:cs="Courier New" w:hint="default"/>
      </w:rPr>
    </w:lvl>
    <w:lvl w:ilvl="8" w:tplc="04160005" w:tentative="1">
      <w:start w:val="1"/>
      <w:numFmt w:val="bullet"/>
      <w:lvlText w:val=""/>
      <w:lvlJc w:val="left"/>
      <w:pPr>
        <w:ind w:left="6687" w:hanging="360"/>
      </w:pPr>
      <w:rPr>
        <w:rFonts w:ascii="Wingdings" w:hAnsi="Wingdings" w:hint="default"/>
      </w:rPr>
    </w:lvl>
  </w:abstractNum>
  <w:abstractNum w:abstractNumId="18" w15:restartNumberingAfterBreak="0">
    <w:nsid w:val="423D5708"/>
    <w:multiLevelType w:val="multilevel"/>
    <w:tmpl w:val="2B30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376863"/>
    <w:multiLevelType w:val="hybridMultilevel"/>
    <w:tmpl w:val="70F85DAA"/>
    <w:lvl w:ilvl="0" w:tplc="DD103DAC">
      <w:start w:val="1"/>
      <w:numFmt w:val="lowerRoman"/>
      <w:lvlText w:val="(%1)"/>
      <w:lvlJc w:val="left"/>
      <w:pPr>
        <w:ind w:left="2007" w:hanging="720"/>
      </w:pPr>
      <w:rPr>
        <w:rFonts w:hint="default"/>
      </w:rPr>
    </w:lvl>
    <w:lvl w:ilvl="1" w:tplc="04160019" w:tentative="1">
      <w:start w:val="1"/>
      <w:numFmt w:val="lowerLetter"/>
      <w:lvlText w:val="%2."/>
      <w:lvlJc w:val="left"/>
      <w:pPr>
        <w:ind w:left="2367" w:hanging="360"/>
      </w:pPr>
    </w:lvl>
    <w:lvl w:ilvl="2" w:tplc="0416001B" w:tentative="1">
      <w:start w:val="1"/>
      <w:numFmt w:val="lowerRoman"/>
      <w:lvlText w:val="%3."/>
      <w:lvlJc w:val="right"/>
      <w:pPr>
        <w:ind w:left="3087" w:hanging="180"/>
      </w:pPr>
    </w:lvl>
    <w:lvl w:ilvl="3" w:tplc="0416000F" w:tentative="1">
      <w:start w:val="1"/>
      <w:numFmt w:val="decimal"/>
      <w:lvlText w:val="%4."/>
      <w:lvlJc w:val="left"/>
      <w:pPr>
        <w:ind w:left="3807" w:hanging="360"/>
      </w:pPr>
    </w:lvl>
    <w:lvl w:ilvl="4" w:tplc="04160019" w:tentative="1">
      <w:start w:val="1"/>
      <w:numFmt w:val="lowerLetter"/>
      <w:lvlText w:val="%5."/>
      <w:lvlJc w:val="left"/>
      <w:pPr>
        <w:ind w:left="4527" w:hanging="360"/>
      </w:pPr>
    </w:lvl>
    <w:lvl w:ilvl="5" w:tplc="0416001B" w:tentative="1">
      <w:start w:val="1"/>
      <w:numFmt w:val="lowerRoman"/>
      <w:lvlText w:val="%6."/>
      <w:lvlJc w:val="right"/>
      <w:pPr>
        <w:ind w:left="5247" w:hanging="180"/>
      </w:pPr>
    </w:lvl>
    <w:lvl w:ilvl="6" w:tplc="0416000F" w:tentative="1">
      <w:start w:val="1"/>
      <w:numFmt w:val="decimal"/>
      <w:lvlText w:val="%7."/>
      <w:lvlJc w:val="left"/>
      <w:pPr>
        <w:ind w:left="5967" w:hanging="360"/>
      </w:pPr>
    </w:lvl>
    <w:lvl w:ilvl="7" w:tplc="04160019" w:tentative="1">
      <w:start w:val="1"/>
      <w:numFmt w:val="lowerLetter"/>
      <w:lvlText w:val="%8."/>
      <w:lvlJc w:val="left"/>
      <w:pPr>
        <w:ind w:left="6687" w:hanging="360"/>
      </w:pPr>
    </w:lvl>
    <w:lvl w:ilvl="8" w:tplc="0416001B" w:tentative="1">
      <w:start w:val="1"/>
      <w:numFmt w:val="lowerRoman"/>
      <w:lvlText w:val="%9."/>
      <w:lvlJc w:val="right"/>
      <w:pPr>
        <w:ind w:left="7407" w:hanging="180"/>
      </w:pPr>
    </w:lvl>
  </w:abstractNum>
  <w:abstractNum w:abstractNumId="20" w15:restartNumberingAfterBreak="0">
    <w:nsid w:val="4CED5D12"/>
    <w:multiLevelType w:val="hybridMultilevel"/>
    <w:tmpl w:val="7ADA9148"/>
    <w:lvl w:ilvl="0" w:tplc="647436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D1263E5"/>
    <w:multiLevelType w:val="hybridMultilevel"/>
    <w:tmpl w:val="DC6CD3A0"/>
    <w:lvl w:ilvl="0" w:tplc="59DA97AA">
      <w:start w:val="1"/>
      <w:numFmt w:val="upperRoman"/>
      <w:lvlText w:val="(%1)"/>
      <w:lvlJc w:val="left"/>
      <w:pPr>
        <w:ind w:left="1080" w:hanging="720"/>
      </w:pPr>
      <w:rPr>
        <w:rFonts w:ascii="Times New Roman" w:eastAsia="MS Mincho" w:hAnsi="Times New Roman" w:cs="Times New Roman" w:hint="default"/>
        <w:i/>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FD85219"/>
    <w:multiLevelType w:val="hybridMultilevel"/>
    <w:tmpl w:val="033EE338"/>
    <w:lvl w:ilvl="0" w:tplc="8602A096">
      <w:start w:val="1"/>
      <w:numFmt w:val="lowerLetter"/>
      <w:lvlText w:val="%1)"/>
      <w:lvlJc w:val="left"/>
      <w:pPr>
        <w:ind w:left="1417" w:hanging="708"/>
      </w:pPr>
      <w:rPr>
        <w:rFonts w:hint="default"/>
      </w:rPr>
    </w:lvl>
    <w:lvl w:ilvl="1" w:tplc="04160019">
      <w:start w:val="1"/>
      <w:numFmt w:val="lowerLetter"/>
      <w:lvlText w:val="%2."/>
      <w:lvlJc w:val="left"/>
      <w:pPr>
        <w:ind w:left="1789" w:hanging="360"/>
      </w:pPr>
    </w:lvl>
    <w:lvl w:ilvl="2" w:tplc="0416001B">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3" w15:restartNumberingAfterBreak="0">
    <w:nsid w:val="51AD2838"/>
    <w:multiLevelType w:val="multilevel"/>
    <w:tmpl w:val="5E881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1948B3"/>
    <w:multiLevelType w:val="hybridMultilevel"/>
    <w:tmpl w:val="37B21814"/>
    <w:lvl w:ilvl="0" w:tplc="F78C3CE0">
      <w:start w:val="1"/>
      <w:numFmt w:val="lowerRoman"/>
      <w:lvlText w:val="(%1)"/>
      <w:lvlJc w:val="left"/>
      <w:pPr>
        <w:ind w:left="1429" w:hanging="720"/>
      </w:pPr>
      <w:rPr>
        <w:rFonts w:hint="default"/>
        <w:b/>
        <w:bCs/>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25" w15:restartNumberingAfterBreak="0">
    <w:nsid w:val="546164AD"/>
    <w:multiLevelType w:val="hybridMultilevel"/>
    <w:tmpl w:val="D1CE5E0A"/>
    <w:lvl w:ilvl="0" w:tplc="159A3BC6">
      <w:start w:val="1"/>
      <w:numFmt w:val="lowerRoman"/>
      <w:lvlText w:val="%1."/>
      <w:lvlJc w:val="right"/>
      <w:pPr>
        <w:ind w:left="1778" w:hanging="360"/>
      </w:pPr>
      <w:rPr>
        <w:rFonts w:hint="default"/>
        <w:b/>
        <w:bCs/>
        <w:i/>
        <w:iCs/>
      </w:rPr>
    </w:lvl>
    <w:lvl w:ilvl="1" w:tplc="04160003" w:tentative="1">
      <w:start w:val="1"/>
      <w:numFmt w:val="bullet"/>
      <w:lvlText w:val="o"/>
      <w:lvlJc w:val="left"/>
      <w:pPr>
        <w:ind w:left="2498" w:hanging="360"/>
      </w:pPr>
      <w:rPr>
        <w:rFonts w:ascii="Courier New" w:hAnsi="Courier New" w:cs="Courier New" w:hint="default"/>
      </w:rPr>
    </w:lvl>
    <w:lvl w:ilvl="2" w:tplc="04160005" w:tentative="1">
      <w:start w:val="1"/>
      <w:numFmt w:val="bullet"/>
      <w:lvlText w:val=""/>
      <w:lvlJc w:val="left"/>
      <w:pPr>
        <w:ind w:left="3218" w:hanging="360"/>
      </w:pPr>
      <w:rPr>
        <w:rFonts w:ascii="Wingdings" w:hAnsi="Wingdings" w:hint="default"/>
      </w:rPr>
    </w:lvl>
    <w:lvl w:ilvl="3" w:tplc="04160001" w:tentative="1">
      <w:start w:val="1"/>
      <w:numFmt w:val="bullet"/>
      <w:lvlText w:val=""/>
      <w:lvlJc w:val="left"/>
      <w:pPr>
        <w:ind w:left="3938" w:hanging="360"/>
      </w:pPr>
      <w:rPr>
        <w:rFonts w:ascii="Symbol" w:hAnsi="Symbol" w:hint="default"/>
      </w:rPr>
    </w:lvl>
    <w:lvl w:ilvl="4" w:tplc="04160003" w:tentative="1">
      <w:start w:val="1"/>
      <w:numFmt w:val="bullet"/>
      <w:lvlText w:val="o"/>
      <w:lvlJc w:val="left"/>
      <w:pPr>
        <w:ind w:left="4658" w:hanging="360"/>
      </w:pPr>
      <w:rPr>
        <w:rFonts w:ascii="Courier New" w:hAnsi="Courier New" w:cs="Courier New" w:hint="default"/>
      </w:rPr>
    </w:lvl>
    <w:lvl w:ilvl="5" w:tplc="04160005" w:tentative="1">
      <w:start w:val="1"/>
      <w:numFmt w:val="bullet"/>
      <w:lvlText w:val=""/>
      <w:lvlJc w:val="left"/>
      <w:pPr>
        <w:ind w:left="5378" w:hanging="360"/>
      </w:pPr>
      <w:rPr>
        <w:rFonts w:ascii="Wingdings" w:hAnsi="Wingdings" w:hint="default"/>
      </w:rPr>
    </w:lvl>
    <w:lvl w:ilvl="6" w:tplc="04160001" w:tentative="1">
      <w:start w:val="1"/>
      <w:numFmt w:val="bullet"/>
      <w:lvlText w:val=""/>
      <w:lvlJc w:val="left"/>
      <w:pPr>
        <w:ind w:left="6098" w:hanging="360"/>
      </w:pPr>
      <w:rPr>
        <w:rFonts w:ascii="Symbol" w:hAnsi="Symbol" w:hint="default"/>
      </w:rPr>
    </w:lvl>
    <w:lvl w:ilvl="7" w:tplc="04160003" w:tentative="1">
      <w:start w:val="1"/>
      <w:numFmt w:val="bullet"/>
      <w:lvlText w:val="o"/>
      <w:lvlJc w:val="left"/>
      <w:pPr>
        <w:ind w:left="6818" w:hanging="360"/>
      </w:pPr>
      <w:rPr>
        <w:rFonts w:ascii="Courier New" w:hAnsi="Courier New" w:cs="Courier New" w:hint="default"/>
      </w:rPr>
    </w:lvl>
    <w:lvl w:ilvl="8" w:tplc="04160005" w:tentative="1">
      <w:start w:val="1"/>
      <w:numFmt w:val="bullet"/>
      <w:lvlText w:val=""/>
      <w:lvlJc w:val="left"/>
      <w:pPr>
        <w:ind w:left="7538" w:hanging="360"/>
      </w:pPr>
      <w:rPr>
        <w:rFonts w:ascii="Wingdings" w:hAnsi="Wingdings" w:hint="default"/>
      </w:rPr>
    </w:lvl>
  </w:abstractNum>
  <w:abstractNum w:abstractNumId="26" w15:restartNumberingAfterBreak="0">
    <w:nsid w:val="54A056D7"/>
    <w:multiLevelType w:val="hybridMultilevel"/>
    <w:tmpl w:val="894823F4"/>
    <w:lvl w:ilvl="0" w:tplc="04160017">
      <w:start w:val="1"/>
      <w:numFmt w:val="lowerLetter"/>
      <w:lvlText w:val="%1)"/>
      <w:lvlJc w:val="left"/>
      <w:pPr>
        <w:ind w:left="2007" w:hanging="360"/>
      </w:p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27" w15:restartNumberingAfterBreak="0">
    <w:nsid w:val="54E340F0"/>
    <w:multiLevelType w:val="hybridMultilevel"/>
    <w:tmpl w:val="74626EF6"/>
    <w:lvl w:ilvl="0" w:tplc="5D424AD8">
      <w:start w:val="1"/>
      <w:numFmt w:val="lowerRoman"/>
      <w:lvlText w:val="(%1)"/>
      <w:lvlJc w:val="left"/>
      <w:pPr>
        <w:ind w:left="1080" w:hanging="720"/>
      </w:pPr>
      <w:rPr>
        <w:rFonts w:hint="default"/>
        <w:b w:val="0"/>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5B964757"/>
    <w:multiLevelType w:val="hybridMultilevel"/>
    <w:tmpl w:val="231AF2E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BA21C4D"/>
    <w:multiLevelType w:val="multilevel"/>
    <w:tmpl w:val="B986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706ACB"/>
    <w:multiLevelType w:val="multilevel"/>
    <w:tmpl w:val="8772C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0DE62ED"/>
    <w:multiLevelType w:val="hybridMultilevel"/>
    <w:tmpl w:val="543A9DD2"/>
    <w:lvl w:ilvl="0" w:tplc="3DBCBCEC">
      <w:start w:val="1"/>
      <w:numFmt w:val="lowerRoman"/>
      <w:lvlText w:val="(%1)"/>
      <w:lvlJc w:val="left"/>
      <w:pPr>
        <w:ind w:left="1287" w:hanging="720"/>
      </w:pPr>
      <w:rPr>
        <w:rFonts w:eastAsiaTheme="minorEastAsia"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32" w15:restartNumberingAfterBreak="0">
    <w:nsid w:val="61D73E79"/>
    <w:multiLevelType w:val="hybridMultilevel"/>
    <w:tmpl w:val="D99A60B8"/>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51E0403"/>
    <w:multiLevelType w:val="hybridMultilevel"/>
    <w:tmpl w:val="F028B368"/>
    <w:lvl w:ilvl="0" w:tplc="0416000D">
      <w:start w:val="1"/>
      <w:numFmt w:val="bullet"/>
      <w:lvlText w:val=""/>
      <w:lvlJc w:val="left"/>
      <w:pPr>
        <w:ind w:left="1429" w:hanging="360"/>
      </w:pPr>
      <w:rPr>
        <w:rFonts w:ascii="Wingdings" w:hAnsi="Wingdings"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4" w15:restartNumberingAfterBreak="0">
    <w:nsid w:val="6B15571E"/>
    <w:multiLevelType w:val="hybridMultilevel"/>
    <w:tmpl w:val="343EA560"/>
    <w:lvl w:ilvl="0" w:tplc="CA849DCC">
      <w:start w:val="1"/>
      <w:numFmt w:val="lowerRoman"/>
      <w:lvlText w:val="(%1)"/>
      <w:lvlJc w:val="left"/>
      <w:pPr>
        <w:ind w:left="1800" w:hanging="720"/>
      </w:pPr>
      <w:rPr>
        <w:rFonts w:hint="default"/>
      </w:r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35" w15:restartNumberingAfterBreak="0">
    <w:nsid w:val="6C734405"/>
    <w:multiLevelType w:val="hybridMultilevel"/>
    <w:tmpl w:val="8E90A2D8"/>
    <w:lvl w:ilvl="0" w:tplc="0416000D">
      <w:start w:val="1"/>
      <w:numFmt w:val="bullet"/>
      <w:lvlText w:val=""/>
      <w:lvlJc w:val="left"/>
      <w:pPr>
        <w:ind w:left="720" w:hanging="360"/>
      </w:pPr>
      <w:rPr>
        <w:rFonts w:ascii="Wingdings" w:hAnsi="Wingdings"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D7D1E6C"/>
    <w:multiLevelType w:val="hybridMultilevel"/>
    <w:tmpl w:val="AA7E5934"/>
    <w:lvl w:ilvl="0" w:tplc="04160001">
      <w:start w:val="1"/>
      <w:numFmt w:val="bullet"/>
      <w:lvlText w:val=""/>
      <w:lvlJc w:val="left"/>
      <w:pPr>
        <w:ind w:left="2509" w:hanging="360"/>
      </w:pPr>
      <w:rPr>
        <w:rFonts w:ascii="Symbol" w:hAnsi="Symbol" w:hint="default"/>
      </w:rPr>
    </w:lvl>
    <w:lvl w:ilvl="1" w:tplc="04160003" w:tentative="1">
      <w:start w:val="1"/>
      <w:numFmt w:val="bullet"/>
      <w:lvlText w:val="o"/>
      <w:lvlJc w:val="left"/>
      <w:pPr>
        <w:ind w:left="3229" w:hanging="360"/>
      </w:pPr>
      <w:rPr>
        <w:rFonts w:ascii="Courier New" w:hAnsi="Courier New" w:cs="Courier New" w:hint="default"/>
      </w:rPr>
    </w:lvl>
    <w:lvl w:ilvl="2" w:tplc="04160005" w:tentative="1">
      <w:start w:val="1"/>
      <w:numFmt w:val="bullet"/>
      <w:lvlText w:val=""/>
      <w:lvlJc w:val="left"/>
      <w:pPr>
        <w:ind w:left="3949" w:hanging="360"/>
      </w:pPr>
      <w:rPr>
        <w:rFonts w:ascii="Wingdings" w:hAnsi="Wingdings" w:hint="default"/>
      </w:rPr>
    </w:lvl>
    <w:lvl w:ilvl="3" w:tplc="04160001" w:tentative="1">
      <w:start w:val="1"/>
      <w:numFmt w:val="bullet"/>
      <w:lvlText w:val=""/>
      <w:lvlJc w:val="left"/>
      <w:pPr>
        <w:ind w:left="4669" w:hanging="360"/>
      </w:pPr>
      <w:rPr>
        <w:rFonts w:ascii="Symbol" w:hAnsi="Symbol" w:hint="default"/>
      </w:rPr>
    </w:lvl>
    <w:lvl w:ilvl="4" w:tplc="04160003" w:tentative="1">
      <w:start w:val="1"/>
      <w:numFmt w:val="bullet"/>
      <w:lvlText w:val="o"/>
      <w:lvlJc w:val="left"/>
      <w:pPr>
        <w:ind w:left="5389" w:hanging="360"/>
      </w:pPr>
      <w:rPr>
        <w:rFonts w:ascii="Courier New" w:hAnsi="Courier New" w:cs="Courier New" w:hint="default"/>
      </w:rPr>
    </w:lvl>
    <w:lvl w:ilvl="5" w:tplc="04160005" w:tentative="1">
      <w:start w:val="1"/>
      <w:numFmt w:val="bullet"/>
      <w:lvlText w:val=""/>
      <w:lvlJc w:val="left"/>
      <w:pPr>
        <w:ind w:left="6109" w:hanging="360"/>
      </w:pPr>
      <w:rPr>
        <w:rFonts w:ascii="Wingdings" w:hAnsi="Wingdings" w:hint="default"/>
      </w:rPr>
    </w:lvl>
    <w:lvl w:ilvl="6" w:tplc="04160001" w:tentative="1">
      <w:start w:val="1"/>
      <w:numFmt w:val="bullet"/>
      <w:lvlText w:val=""/>
      <w:lvlJc w:val="left"/>
      <w:pPr>
        <w:ind w:left="6829" w:hanging="360"/>
      </w:pPr>
      <w:rPr>
        <w:rFonts w:ascii="Symbol" w:hAnsi="Symbol" w:hint="default"/>
      </w:rPr>
    </w:lvl>
    <w:lvl w:ilvl="7" w:tplc="04160003" w:tentative="1">
      <w:start w:val="1"/>
      <w:numFmt w:val="bullet"/>
      <w:lvlText w:val="o"/>
      <w:lvlJc w:val="left"/>
      <w:pPr>
        <w:ind w:left="7549" w:hanging="360"/>
      </w:pPr>
      <w:rPr>
        <w:rFonts w:ascii="Courier New" w:hAnsi="Courier New" w:cs="Courier New" w:hint="default"/>
      </w:rPr>
    </w:lvl>
    <w:lvl w:ilvl="8" w:tplc="04160005" w:tentative="1">
      <w:start w:val="1"/>
      <w:numFmt w:val="bullet"/>
      <w:lvlText w:val=""/>
      <w:lvlJc w:val="left"/>
      <w:pPr>
        <w:ind w:left="8269" w:hanging="360"/>
      </w:pPr>
      <w:rPr>
        <w:rFonts w:ascii="Wingdings" w:hAnsi="Wingdings" w:hint="default"/>
      </w:rPr>
    </w:lvl>
  </w:abstractNum>
  <w:abstractNum w:abstractNumId="37" w15:restartNumberingAfterBreak="0">
    <w:nsid w:val="6DA7649F"/>
    <w:multiLevelType w:val="multilevel"/>
    <w:tmpl w:val="0D8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E19081A"/>
    <w:multiLevelType w:val="multilevel"/>
    <w:tmpl w:val="0FE4DE7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5206A9"/>
    <w:multiLevelType w:val="hybridMultilevel"/>
    <w:tmpl w:val="4CEA2BC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70BE6AC5"/>
    <w:multiLevelType w:val="hybridMultilevel"/>
    <w:tmpl w:val="8F10C36E"/>
    <w:lvl w:ilvl="0" w:tplc="E092D752">
      <w:start w:val="1"/>
      <w:numFmt w:val="lowerLetter"/>
      <w:lvlText w:val="%1)"/>
      <w:lvlJc w:val="left"/>
      <w:pPr>
        <w:ind w:left="1494" w:hanging="360"/>
      </w:pPr>
      <w:rPr>
        <w:rFonts w:hint="default"/>
        <w:u w:val="none"/>
      </w:rPr>
    </w:lvl>
    <w:lvl w:ilvl="1" w:tplc="04160019" w:tentative="1">
      <w:start w:val="1"/>
      <w:numFmt w:val="lowerLetter"/>
      <w:lvlText w:val="%2."/>
      <w:lvlJc w:val="left"/>
      <w:pPr>
        <w:ind w:left="2214" w:hanging="360"/>
      </w:pPr>
    </w:lvl>
    <w:lvl w:ilvl="2" w:tplc="0416001B" w:tentative="1">
      <w:start w:val="1"/>
      <w:numFmt w:val="lowerRoman"/>
      <w:lvlText w:val="%3."/>
      <w:lvlJc w:val="right"/>
      <w:pPr>
        <w:ind w:left="2934" w:hanging="180"/>
      </w:pPr>
    </w:lvl>
    <w:lvl w:ilvl="3" w:tplc="0416000F" w:tentative="1">
      <w:start w:val="1"/>
      <w:numFmt w:val="decimal"/>
      <w:lvlText w:val="%4."/>
      <w:lvlJc w:val="left"/>
      <w:pPr>
        <w:ind w:left="3654" w:hanging="360"/>
      </w:pPr>
    </w:lvl>
    <w:lvl w:ilvl="4" w:tplc="04160019" w:tentative="1">
      <w:start w:val="1"/>
      <w:numFmt w:val="lowerLetter"/>
      <w:lvlText w:val="%5."/>
      <w:lvlJc w:val="left"/>
      <w:pPr>
        <w:ind w:left="4374" w:hanging="360"/>
      </w:pPr>
    </w:lvl>
    <w:lvl w:ilvl="5" w:tplc="0416001B" w:tentative="1">
      <w:start w:val="1"/>
      <w:numFmt w:val="lowerRoman"/>
      <w:lvlText w:val="%6."/>
      <w:lvlJc w:val="right"/>
      <w:pPr>
        <w:ind w:left="5094" w:hanging="180"/>
      </w:pPr>
    </w:lvl>
    <w:lvl w:ilvl="6" w:tplc="0416000F" w:tentative="1">
      <w:start w:val="1"/>
      <w:numFmt w:val="decimal"/>
      <w:lvlText w:val="%7."/>
      <w:lvlJc w:val="left"/>
      <w:pPr>
        <w:ind w:left="5814" w:hanging="360"/>
      </w:pPr>
    </w:lvl>
    <w:lvl w:ilvl="7" w:tplc="04160019" w:tentative="1">
      <w:start w:val="1"/>
      <w:numFmt w:val="lowerLetter"/>
      <w:lvlText w:val="%8."/>
      <w:lvlJc w:val="left"/>
      <w:pPr>
        <w:ind w:left="6534" w:hanging="360"/>
      </w:pPr>
    </w:lvl>
    <w:lvl w:ilvl="8" w:tplc="0416001B" w:tentative="1">
      <w:start w:val="1"/>
      <w:numFmt w:val="lowerRoman"/>
      <w:lvlText w:val="%9."/>
      <w:lvlJc w:val="right"/>
      <w:pPr>
        <w:ind w:left="7254" w:hanging="180"/>
      </w:pPr>
    </w:lvl>
  </w:abstractNum>
  <w:abstractNum w:abstractNumId="41" w15:restartNumberingAfterBreak="0">
    <w:nsid w:val="752F4FB4"/>
    <w:multiLevelType w:val="hybridMultilevel"/>
    <w:tmpl w:val="9F24A776"/>
    <w:lvl w:ilvl="0" w:tplc="05F61DD0">
      <w:numFmt w:val="bullet"/>
      <w:lvlText w:val=""/>
      <w:lvlJc w:val="left"/>
      <w:pPr>
        <w:ind w:left="720" w:hanging="360"/>
      </w:pPr>
      <w:rPr>
        <w:rFonts w:ascii="Symbol" w:eastAsia="Calibri" w:hAnsi="Symbol" w:cs="Times New Roman" w:hint="default"/>
        <w:b/>
        <w:sz w:val="16"/>
        <w:szCs w:val="16"/>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9D81733"/>
    <w:multiLevelType w:val="hybridMultilevel"/>
    <w:tmpl w:val="8FECDE28"/>
    <w:lvl w:ilvl="0" w:tplc="EE20D3D0">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7A153F18"/>
    <w:multiLevelType w:val="hybridMultilevel"/>
    <w:tmpl w:val="9AB6B842"/>
    <w:lvl w:ilvl="0" w:tplc="0416000D">
      <w:start w:val="1"/>
      <w:numFmt w:val="bullet"/>
      <w:lvlText w:val=""/>
      <w:lvlJc w:val="left"/>
      <w:pPr>
        <w:ind w:left="502" w:hanging="360"/>
      </w:pPr>
      <w:rPr>
        <w:rFonts w:ascii="Wingdings" w:hAnsi="Wingdings"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44" w15:restartNumberingAfterBreak="0">
    <w:nsid w:val="7A416E06"/>
    <w:multiLevelType w:val="hybridMultilevel"/>
    <w:tmpl w:val="BFD4CF32"/>
    <w:lvl w:ilvl="0" w:tplc="FE28CBC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7BB92BA8"/>
    <w:multiLevelType w:val="multilevel"/>
    <w:tmpl w:val="17C07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DC96619"/>
    <w:multiLevelType w:val="hybridMultilevel"/>
    <w:tmpl w:val="75A847B4"/>
    <w:lvl w:ilvl="0" w:tplc="3BFCA904">
      <w:start w:val="1"/>
      <w:numFmt w:val="lowerLetter"/>
      <w:lvlText w:val="%1)"/>
      <w:lvlJc w:val="left"/>
      <w:pPr>
        <w:ind w:left="720" w:hanging="360"/>
      </w:pPr>
      <w:rPr>
        <w:rFonts w:hint="default"/>
        <w:sz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7F0953C9"/>
    <w:multiLevelType w:val="hybridMultilevel"/>
    <w:tmpl w:val="115C7188"/>
    <w:lvl w:ilvl="0" w:tplc="0416001B">
      <w:start w:val="1"/>
      <w:numFmt w:val="lowerRoman"/>
      <w:lvlText w:val="%1."/>
      <w:lvlJc w:val="righ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num w:numId="1" w16cid:durableId="151026235">
    <w:abstractNumId w:val="15"/>
  </w:num>
  <w:num w:numId="2" w16cid:durableId="1507743192">
    <w:abstractNumId w:val="3"/>
  </w:num>
  <w:num w:numId="3" w16cid:durableId="544873852">
    <w:abstractNumId w:val="24"/>
  </w:num>
  <w:num w:numId="4" w16cid:durableId="258606805">
    <w:abstractNumId w:val="22"/>
  </w:num>
  <w:num w:numId="5" w16cid:durableId="1872760031">
    <w:abstractNumId w:val="36"/>
  </w:num>
  <w:num w:numId="6" w16cid:durableId="246960357">
    <w:abstractNumId w:val="41"/>
  </w:num>
  <w:num w:numId="7" w16cid:durableId="399140610">
    <w:abstractNumId w:val="46"/>
  </w:num>
  <w:num w:numId="8" w16cid:durableId="952444639">
    <w:abstractNumId w:val="40"/>
  </w:num>
  <w:num w:numId="9" w16cid:durableId="571814977">
    <w:abstractNumId w:val="17"/>
  </w:num>
  <w:num w:numId="10" w16cid:durableId="1307012986">
    <w:abstractNumId w:val="35"/>
  </w:num>
  <w:num w:numId="11" w16cid:durableId="688993062">
    <w:abstractNumId w:val="8"/>
  </w:num>
  <w:num w:numId="12" w16cid:durableId="1520268711">
    <w:abstractNumId w:val="33"/>
  </w:num>
  <w:num w:numId="13" w16cid:durableId="1264536802">
    <w:abstractNumId w:val="11"/>
  </w:num>
  <w:num w:numId="14" w16cid:durableId="2071346923">
    <w:abstractNumId w:val="19"/>
  </w:num>
  <w:num w:numId="15" w16cid:durableId="1683437954">
    <w:abstractNumId w:val="44"/>
  </w:num>
  <w:num w:numId="16" w16cid:durableId="1350453662">
    <w:abstractNumId w:val="42"/>
  </w:num>
  <w:num w:numId="17" w16cid:durableId="1153839157">
    <w:abstractNumId w:val="31"/>
  </w:num>
  <w:num w:numId="18" w16cid:durableId="6299693">
    <w:abstractNumId w:val="27"/>
  </w:num>
  <w:num w:numId="19" w16cid:durableId="212426474">
    <w:abstractNumId w:val="4"/>
  </w:num>
  <w:num w:numId="20" w16cid:durableId="1005937693">
    <w:abstractNumId w:val="43"/>
  </w:num>
  <w:num w:numId="21" w16cid:durableId="1390883681">
    <w:abstractNumId w:val="25"/>
  </w:num>
  <w:num w:numId="22" w16cid:durableId="402683176">
    <w:abstractNumId w:val="2"/>
  </w:num>
  <w:num w:numId="23" w16cid:durableId="2018921635">
    <w:abstractNumId w:val="18"/>
  </w:num>
  <w:num w:numId="24" w16cid:durableId="1597513538">
    <w:abstractNumId w:val="30"/>
  </w:num>
  <w:num w:numId="25" w16cid:durableId="166865972">
    <w:abstractNumId w:val="29"/>
  </w:num>
  <w:num w:numId="26" w16cid:durableId="166947478">
    <w:abstractNumId w:val="0"/>
  </w:num>
  <w:num w:numId="27" w16cid:durableId="23096962">
    <w:abstractNumId w:val="16"/>
  </w:num>
  <w:num w:numId="28" w16cid:durableId="1354191713">
    <w:abstractNumId w:val="12"/>
  </w:num>
  <w:num w:numId="29" w16cid:durableId="1230001391">
    <w:abstractNumId w:val="37"/>
  </w:num>
  <w:num w:numId="30" w16cid:durableId="120736914">
    <w:abstractNumId w:val="14"/>
  </w:num>
  <w:num w:numId="31" w16cid:durableId="1823430467">
    <w:abstractNumId w:val="1"/>
  </w:num>
  <w:num w:numId="32" w16cid:durableId="508444019">
    <w:abstractNumId w:val="20"/>
  </w:num>
  <w:num w:numId="33" w16cid:durableId="505629059">
    <w:abstractNumId w:val="9"/>
  </w:num>
  <w:num w:numId="34" w16cid:durableId="934051597">
    <w:abstractNumId w:val="7"/>
  </w:num>
  <w:num w:numId="35" w16cid:durableId="1736932634">
    <w:abstractNumId w:val="38"/>
  </w:num>
  <w:num w:numId="36" w16cid:durableId="595359139">
    <w:abstractNumId w:val="6"/>
  </w:num>
  <w:num w:numId="37" w16cid:durableId="974945770">
    <w:abstractNumId w:val="26"/>
  </w:num>
  <w:num w:numId="38" w16cid:durableId="1617180604">
    <w:abstractNumId w:val="5"/>
  </w:num>
  <w:num w:numId="39" w16cid:durableId="1136144155">
    <w:abstractNumId w:val="34"/>
  </w:num>
  <w:num w:numId="40" w16cid:durableId="1114255775">
    <w:abstractNumId w:val="32"/>
  </w:num>
  <w:num w:numId="41" w16cid:durableId="1449158030">
    <w:abstractNumId w:val="13"/>
  </w:num>
  <w:num w:numId="42" w16cid:durableId="591472905">
    <w:abstractNumId w:val="47"/>
  </w:num>
  <w:num w:numId="43" w16cid:durableId="1439837909">
    <w:abstractNumId w:val="28"/>
  </w:num>
  <w:num w:numId="44" w16cid:durableId="1208446986">
    <w:abstractNumId w:val="39"/>
  </w:num>
  <w:num w:numId="45" w16cid:durableId="1860586914">
    <w:abstractNumId w:val="9"/>
  </w:num>
  <w:num w:numId="46" w16cid:durableId="934243272">
    <w:abstractNumId w:val="21"/>
  </w:num>
  <w:num w:numId="47" w16cid:durableId="2115709660">
    <w:abstractNumId w:val="9"/>
  </w:num>
  <w:num w:numId="48" w16cid:durableId="906107831">
    <w:abstractNumId w:val="9"/>
  </w:num>
  <w:num w:numId="49" w16cid:durableId="1231380166">
    <w:abstractNumId w:val="9"/>
  </w:num>
  <w:num w:numId="50" w16cid:durableId="545685213">
    <w:abstractNumId w:val="9"/>
  </w:num>
  <w:num w:numId="51" w16cid:durableId="55127173">
    <w:abstractNumId w:val="9"/>
  </w:num>
  <w:num w:numId="52" w16cid:durableId="1759709902">
    <w:abstractNumId w:val="9"/>
  </w:num>
  <w:num w:numId="53" w16cid:durableId="1028289195">
    <w:abstractNumId w:val="45"/>
  </w:num>
  <w:num w:numId="54" w16cid:durableId="273174430">
    <w:abstractNumId w:val="23"/>
  </w:num>
  <w:num w:numId="55" w16cid:durableId="1535578442">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tícia Santana Rodrigues">
    <w15:presenceInfo w15:providerId="AD" w15:userId="S::leticia.rodrigues@bpplaw.com.br::28176b61-a120-4db4-a376-8239bb5ff7c8"/>
  </w15:person>
  <w15:person w15:author="Renato Rossetti Vallim de Castro">
    <w15:presenceInfo w15:providerId="AD" w15:userId="S::renato@bpplaw.com.br::0a04a27b-66a2-4c78-a7ba-4dd60c8daad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AAC"/>
    <w:rsid w:val="000001A6"/>
    <w:rsid w:val="0000082A"/>
    <w:rsid w:val="00000EA6"/>
    <w:rsid w:val="00001823"/>
    <w:rsid w:val="00002F74"/>
    <w:rsid w:val="00004E7F"/>
    <w:rsid w:val="00004F3A"/>
    <w:rsid w:val="000103F8"/>
    <w:rsid w:val="00012A8E"/>
    <w:rsid w:val="00012DFA"/>
    <w:rsid w:val="000132A9"/>
    <w:rsid w:val="000139FD"/>
    <w:rsid w:val="000210FD"/>
    <w:rsid w:val="00022F1D"/>
    <w:rsid w:val="0002473F"/>
    <w:rsid w:val="000264C4"/>
    <w:rsid w:val="00026A5E"/>
    <w:rsid w:val="000275E8"/>
    <w:rsid w:val="00027BFD"/>
    <w:rsid w:val="00027EE8"/>
    <w:rsid w:val="00032C4C"/>
    <w:rsid w:val="00035C27"/>
    <w:rsid w:val="00037058"/>
    <w:rsid w:val="000378FF"/>
    <w:rsid w:val="00040933"/>
    <w:rsid w:val="00040B9E"/>
    <w:rsid w:val="00040E25"/>
    <w:rsid w:val="00041018"/>
    <w:rsid w:val="00041370"/>
    <w:rsid w:val="00041F9E"/>
    <w:rsid w:val="00042A0E"/>
    <w:rsid w:val="00043605"/>
    <w:rsid w:val="0004444B"/>
    <w:rsid w:val="000446EF"/>
    <w:rsid w:val="00046EB4"/>
    <w:rsid w:val="00047549"/>
    <w:rsid w:val="000476DF"/>
    <w:rsid w:val="00052A77"/>
    <w:rsid w:val="00053643"/>
    <w:rsid w:val="00054323"/>
    <w:rsid w:val="00055357"/>
    <w:rsid w:val="00055E69"/>
    <w:rsid w:val="00056056"/>
    <w:rsid w:val="00056319"/>
    <w:rsid w:val="00056A52"/>
    <w:rsid w:val="00056CB2"/>
    <w:rsid w:val="00060394"/>
    <w:rsid w:val="0006264F"/>
    <w:rsid w:val="0006561B"/>
    <w:rsid w:val="00065D22"/>
    <w:rsid w:val="000671BB"/>
    <w:rsid w:val="00070322"/>
    <w:rsid w:val="0007245A"/>
    <w:rsid w:val="00072A39"/>
    <w:rsid w:val="00072E39"/>
    <w:rsid w:val="0007435F"/>
    <w:rsid w:val="00074F5F"/>
    <w:rsid w:val="0007781E"/>
    <w:rsid w:val="00080136"/>
    <w:rsid w:val="00080BA0"/>
    <w:rsid w:val="00081240"/>
    <w:rsid w:val="0008412F"/>
    <w:rsid w:val="00084807"/>
    <w:rsid w:val="00084C55"/>
    <w:rsid w:val="00085E8E"/>
    <w:rsid w:val="00086B5A"/>
    <w:rsid w:val="000873BB"/>
    <w:rsid w:val="000875FD"/>
    <w:rsid w:val="00087E42"/>
    <w:rsid w:val="00090569"/>
    <w:rsid w:val="0009075D"/>
    <w:rsid w:val="000911B8"/>
    <w:rsid w:val="000917AE"/>
    <w:rsid w:val="00096091"/>
    <w:rsid w:val="000A147D"/>
    <w:rsid w:val="000A1F30"/>
    <w:rsid w:val="000A32DB"/>
    <w:rsid w:val="000A387B"/>
    <w:rsid w:val="000A4443"/>
    <w:rsid w:val="000B36AF"/>
    <w:rsid w:val="000B62AB"/>
    <w:rsid w:val="000B6C78"/>
    <w:rsid w:val="000B6EA0"/>
    <w:rsid w:val="000C05D6"/>
    <w:rsid w:val="000C0C6F"/>
    <w:rsid w:val="000C189A"/>
    <w:rsid w:val="000C1928"/>
    <w:rsid w:val="000C1DAA"/>
    <w:rsid w:val="000C3C5E"/>
    <w:rsid w:val="000C3C64"/>
    <w:rsid w:val="000C63C4"/>
    <w:rsid w:val="000C6AA9"/>
    <w:rsid w:val="000D066C"/>
    <w:rsid w:val="000D09B4"/>
    <w:rsid w:val="000D1086"/>
    <w:rsid w:val="000D3CD3"/>
    <w:rsid w:val="000D4D4C"/>
    <w:rsid w:val="000D7139"/>
    <w:rsid w:val="000E0C86"/>
    <w:rsid w:val="000E0D37"/>
    <w:rsid w:val="000E2211"/>
    <w:rsid w:val="000E3109"/>
    <w:rsid w:val="000E3A87"/>
    <w:rsid w:val="000E42FF"/>
    <w:rsid w:val="000E4F2D"/>
    <w:rsid w:val="000E53A2"/>
    <w:rsid w:val="000E5667"/>
    <w:rsid w:val="000E641F"/>
    <w:rsid w:val="000E6F5E"/>
    <w:rsid w:val="000F1971"/>
    <w:rsid w:val="000F21D9"/>
    <w:rsid w:val="000F48F6"/>
    <w:rsid w:val="000F524E"/>
    <w:rsid w:val="0010125F"/>
    <w:rsid w:val="00104756"/>
    <w:rsid w:val="001058BE"/>
    <w:rsid w:val="001066AC"/>
    <w:rsid w:val="00106F53"/>
    <w:rsid w:val="00112591"/>
    <w:rsid w:val="00112B47"/>
    <w:rsid w:val="001140FD"/>
    <w:rsid w:val="0011455D"/>
    <w:rsid w:val="00115172"/>
    <w:rsid w:val="00116F23"/>
    <w:rsid w:val="00117504"/>
    <w:rsid w:val="00120868"/>
    <w:rsid w:val="00120B71"/>
    <w:rsid w:val="001217AD"/>
    <w:rsid w:val="001221FA"/>
    <w:rsid w:val="00123BA7"/>
    <w:rsid w:val="001256F2"/>
    <w:rsid w:val="0013014C"/>
    <w:rsid w:val="00130826"/>
    <w:rsid w:val="00130BD2"/>
    <w:rsid w:val="001327F1"/>
    <w:rsid w:val="001332D5"/>
    <w:rsid w:val="0013667C"/>
    <w:rsid w:val="001374A5"/>
    <w:rsid w:val="001475F0"/>
    <w:rsid w:val="00147EC8"/>
    <w:rsid w:val="00150356"/>
    <w:rsid w:val="00150ACE"/>
    <w:rsid w:val="0015162A"/>
    <w:rsid w:val="0015586E"/>
    <w:rsid w:val="00160437"/>
    <w:rsid w:val="00161443"/>
    <w:rsid w:val="00162474"/>
    <w:rsid w:val="00164E4C"/>
    <w:rsid w:val="00165165"/>
    <w:rsid w:val="001656F8"/>
    <w:rsid w:val="00166DDA"/>
    <w:rsid w:val="001673FA"/>
    <w:rsid w:val="00167DBF"/>
    <w:rsid w:val="00171161"/>
    <w:rsid w:val="001713D5"/>
    <w:rsid w:val="00173670"/>
    <w:rsid w:val="00173A26"/>
    <w:rsid w:val="00174EB0"/>
    <w:rsid w:val="001752B9"/>
    <w:rsid w:val="00175930"/>
    <w:rsid w:val="001774C9"/>
    <w:rsid w:val="00177A36"/>
    <w:rsid w:val="001809F3"/>
    <w:rsid w:val="00181F91"/>
    <w:rsid w:val="00183F94"/>
    <w:rsid w:val="001848B3"/>
    <w:rsid w:val="00192B19"/>
    <w:rsid w:val="0019323C"/>
    <w:rsid w:val="00195BB2"/>
    <w:rsid w:val="00196CBB"/>
    <w:rsid w:val="00197135"/>
    <w:rsid w:val="001A10E1"/>
    <w:rsid w:val="001A2B3D"/>
    <w:rsid w:val="001A4315"/>
    <w:rsid w:val="001A4EE2"/>
    <w:rsid w:val="001B312E"/>
    <w:rsid w:val="001B5313"/>
    <w:rsid w:val="001B647F"/>
    <w:rsid w:val="001B7959"/>
    <w:rsid w:val="001C1C6F"/>
    <w:rsid w:val="001C1F48"/>
    <w:rsid w:val="001C3D06"/>
    <w:rsid w:val="001C41DB"/>
    <w:rsid w:val="001D06B0"/>
    <w:rsid w:val="001D0721"/>
    <w:rsid w:val="001D1915"/>
    <w:rsid w:val="001D2661"/>
    <w:rsid w:val="001D3261"/>
    <w:rsid w:val="001D6CAE"/>
    <w:rsid w:val="001D76B0"/>
    <w:rsid w:val="001E1C33"/>
    <w:rsid w:val="001E1D21"/>
    <w:rsid w:val="001E1F55"/>
    <w:rsid w:val="001E29F2"/>
    <w:rsid w:val="001E32D1"/>
    <w:rsid w:val="001E61F9"/>
    <w:rsid w:val="001E63B7"/>
    <w:rsid w:val="001F0934"/>
    <w:rsid w:val="001F0C45"/>
    <w:rsid w:val="001F105F"/>
    <w:rsid w:val="001F6F0B"/>
    <w:rsid w:val="001F7ADC"/>
    <w:rsid w:val="00200B7E"/>
    <w:rsid w:val="00202AC1"/>
    <w:rsid w:val="00205C80"/>
    <w:rsid w:val="00206412"/>
    <w:rsid w:val="00206F05"/>
    <w:rsid w:val="00210E3D"/>
    <w:rsid w:val="00211EB1"/>
    <w:rsid w:val="00212C72"/>
    <w:rsid w:val="00213D40"/>
    <w:rsid w:val="00215E03"/>
    <w:rsid w:val="002164D2"/>
    <w:rsid w:val="00216E79"/>
    <w:rsid w:val="00217712"/>
    <w:rsid w:val="00217A56"/>
    <w:rsid w:val="00220394"/>
    <w:rsid w:val="00222AB0"/>
    <w:rsid w:val="00222E69"/>
    <w:rsid w:val="00223BA7"/>
    <w:rsid w:val="002243A3"/>
    <w:rsid w:val="00224BC6"/>
    <w:rsid w:val="00227818"/>
    <w:rsid w:val="00227CAB"/>
    <w:rsid w:val="002304E6"/>
    <w:rsid w:val="00231A2E"/>
    <w:rsid w:val="0023267F"/>
    <w:rsid w:val="00233CDC"/>
    <w:rsid w:val="0023407E"/>
    <w:rsid w:val="002345C5"/>
    <w:rsid w:val="00236D82"/>
    <w:rsid w:val="002400AB"/>
    <w:rsid w:val="00242929"/>
    <w:rsid w:val="00244B09"/>
    <w:rsid w:val="00245182"/>
    <w:rsid w:val="002464D6"/>
    <w:rsid w:val="002476F7"/>
    <w:rsid w:val="002536FF"/>
    <w:rsid w:val="002549C6"/>
    <w:rsid w:val="00255BD4"/>
    <w:rsid w:val="00256808"/>
    <w:rsid w:val="0026027E"/>
    <w:rsid w:val="002610D3"/>
    <w:rsid w:val="00261F82"/>
    <w:rsid w:val="002623C6"/>
    <w:rsid w:val="002646D8"/>
    <w:rsid w:val="0026630D"/>
    <w:rsid w:val="002676A0"/>
    <w:rsid w:val="00267D92"/>
    <w:rsid w:val="00270187"/>
    <w:rsid w:val="00272F63"/>
    <w:rsid w:val="00275270"/>
    <w:rsid w:val="002758C0"/>
    <w:rsid w:val="00276032"/>
    <w:rsid w:val="00281617"/>
    <w:rsid w:val="00281681"/>
    <w:rsid w:val="00281B19"/>
    <w:rsid w:val="00281D4B"/>
    <w:rsid w:val="002825E3"/>
    <w:rsid w:val="00287018"/>
    <w:rsid w:val="00290258"/>
    <w:rsid w:val="00291692"/>
    <w:rsid w:val="00294BB4"/>
    <w:rsid w:val="002A05DA"/>
    <w:rsid w:val="002A086D"/>
    <w:rsid w:val="002A0E87"/>
    <w:rsid w:val="002A11A3"/>
    <w:rsid w:val="002A14D9"/>
    <w:rsid w:val="002A290E"/>
    <w:rsid w:val="002A51B1"/>
    <w:rsid w:val="002A5482"/>
    <w:rsid w:val="002A5A9E"/>
    <w:rsid w:val="002A708D"/>
    <w:rsid w:val="002A740A"/>
    <w:rsid w:val="002A7F2B"/>
    <w:rsid w:val="002B1F53"/>
    <w:rsid w:val="002B2061"/>
    <w:rsid w:val="002B2CD6"/>
    <w:rsid w:val="002B55E2"/>
    <w:rsid w:val="002B5DAE"/>
    <w:rsid w:val="002B71ED"/>
    <w:rsid w:val="002B7C27"/>
    <w:rsid w:val="002C1DD4"/>
    <w:rsid w:val="002C377E"/>
    <w:rsid w:val="002C4BC2"/>
    <w:rsid w:val="002C59EE"/>
    <w:rsid w:val="002C5ACA"/>
    <w:rsid w:val="002C6151"/>
    <w:rsid w:val="002C6A47"/>
    <w:rsid w:val="002D1D24"/>
    <w:rsid w:val="002D2312"/>
    <w:rsid w:val="002D4695"/>
    <w:rsid w:val="002D51E9"/>
    <w:rsid w:val="002D569C"/>
    <w:rsid w:val="002D60D9"/>
    <w:rsid w:val="002D67A3"/>
    <w:rsid w:val="002E0144"/>
    <w:rsid w:val="002E0B9C"/>
    <w:rsid w:val="002E1C97"/>
    <w:rsid w:val="002E1FD1"/>
    <w:rsid w:val="002E3234"/>
    <w:rsid w:val="002E3498"/>
    <w:rsid w:val="002E3588"/>
    <w:rsid w:val="002E363B"/>
    <w:rsid w:val="002E41CA"/>
    <w:rsid w:val="002E6B35"/>
    <w:rsid w:val="002F3C22"/>
    <w:rsid w:val="002F603D"/>
    <w:rsid w:val="002F6932"/>
    <w:rsid w:val="00300310"/>
    <w:rsid w:val="00303627"/>
    <w:rsid w:val="0030380B"/>
    <w:rsid w:val="00303925"/>
    <w:rsid w:val="00306D05"/>
    <w:rsid w:val="00307F42"/>
    <w:rsid w:val="00312852"/>
    <w:rsid w:val="0031361A"/>
    <w:rsid w:val="003145E1"/>
    <w:rsid w:val="003147B5"/>
    <w:rsid w:val="00316D5E"/>
    <w:rsid w:val="00317A85"/>
    <w:rsid w:val="00317AAC"/>
    <w:rsid w:val="003204F8"/>
    <w:rsid w:val="00322088"/>
    <w:rsid w:val="00323A1E"/>
    <w:rsid w:val="003248BF"/>
    <w:rsid w:val="00325417"/>
    <w:rsid w:val="003267E7"/>
    <w:rsid w:val="003272C5"/>
    <w:rsid w:val="0032737D"/>
    <w:rsid w:val="003300DB"/>
    <w:rsid w:val="00330A66"/>
    <w:rsid w:val="00330E4F"/>
    <w:rsid w:val="003323D1"/>
    <w:rsid w:val="00332EDE"/>
    <w:rsid w:val="00333B4E"/>
    <w:rsid w:val="00333DA2"/>
    <w:rsid w:val="00333ED8"/>
    <w:rsid w:val="00333FBB"/>
    <w:rsid w:val="0033552C"/>
    <w:rsid w:val="00335759"/>
    <w:rsid w:val="00335DF4"/>
    <w:rsid w:val="00341091"/>
    <w:rsid w:val="00341DDE"/>
    <w:rsid w:val="00345617"/>
    <w:rsid w:val="003461EE"/>
    <w:rsid w:val="00346F01"/>
    <w:rsid w:val="003502B4"/>
    <w:rsid w:val="003517D8"/>
    <w:rsid w:val="0035253D"/>
    <w:rsid w:val="00352670"/>
    <w:rsid w:val="0035333D"/>
    <w:rsid w:val="003548ED"/>
    <w:rsid w:val="003552F9"/>
    <w:rsid w:val="00356192"/>
    <w:rsid w:val="00360E8E"/>
    <w:rsid w:val="0036275F"/>
    <w:rsid w:val="00363C08"/>
    <w:rsid w:val="00363C30"/>
    <w:rsid w:val="0036593E"/>
    <w:rsid w:val="00365B37"/>
    <w:rsid w:val="003673F7"/>
    <w:rsid w:val="003705B3"/>
    <w:rsid w:val="00373116"/>
    <w:rsid w:val="0037419B"/>
    <w:rsid w:val="00374485"/>
    <w:rsid w:val="00380342"/>
    <w:rsid w:val="003807C0"/>
    <w:rsid w:val="00381A62"/>
    <w:rsid w:val="0038478E"/>
    <w:rsid w:val="00385085"/>
    <w:rsid w:val="00385467"/>
    <w:rsid w:val="0038567E"/>
    <w:rsid w:val="00386E45"/>
    <w:rsid w:val="00390548"/>
    <w:rsid w:val="0039256D"/>
    <w:rsid w:val="00392AEA"/>
    <w:rsid w:val="00392C60"/>
    <w:rsid w:val="003950DE"/>
    <w:rsid w:val="00395BF8"/>
    <w:rsid w:val="003964C3"/>
    <w:rsid w:val="003A2433"/>
    <w:rsid w:val="003A3A0C"/>
    <w:rsid w:val="003A5D28"/>
    <w:rsid w:val="003B0446"/>
    <w:rsid w:val="003B108B"/>
    <w:rsid w:val="003B2A67"/>
    <w:rsid w:val="003B7575"/>
    <w:rsid w:val="003C074C"/>
    <w:rsid w:val="003C0842"/>
    <w:rsid w:val="003C1CE4"/>
    <w:rsid w:val="003C2449"/>
    <w:rsid w:val="003C6D6A"/>
    <w:rsid w:val="003C735A"/>
    <w:rsid w:val="003C7647"/>
    <w:rsid w:val="003D06FB"/>
    <w:rsid w:val="003D3790"/>
    <w:rsid w:val="003D3A37"/>
    <w:rsid w:val="003D3D9A"/>
    <w:rsid w:val="003D3E14"/>
    <w:rsid w:val="003D3E5A"/>
    <w:rsid w:val="003D56CD"/>
    <w:rsid w:val="003D5D8C"/>
    <w:rsid w:val="003D657E"/>
    <w:rsid w:val="003E125F"/>
    <w:rsid w:val="003E1EC2"/>
    <w:rsid w:val="003E321C"/>
    <w:rsid w:val="003E43BE"/>
    <w:rsid w:val="003E5FB0"/>
    <w:rsid w:val="003E7472"/>
    <w:rsid w:val="003F17F6"/>
    <w:rsid w:val="003F26D9"/>
    <w:rsid w:val="003F29D5"/>
    <w:rsid w:val="003F3D46"/>
    <w:rsid w:val="003F4C0F"/>
    <w:rsid w:val="003F55F3"/>
    <w:rsid w:val="004008D4"/>
    <w:rsid w:val="00401F14"/>
    <w:rsid w:val="00402839"/>
    <w:rsid w:val="00402C91"/>
    <w:rsid w:val="0040372B"/>
    <w:rsid w:val="00403D52"/>
    <w:rsid w:val="00404497"/>
    <w:rsid w:val="004047B2"/>
    <w:rsid w:val="0040754F"/>
    <w:rsid w:val="00407568"/>
    <w:rsid w:val="00407D8D"/>
    <w:rsid w:val="004114F3"/>
    <w:rsid w:val="0041180E"/>
    <w:rsid w:val="0041269B"/>
    <w:rsid w:val="0041277D"/>
    <w:rsid w:val="00414449"/>
    <w:rsid w:val="00415967"/>
    <w:rsid w:val="004168B9"/>
    <w:rsid w:val="00416FE4"/>
    <w:rsid w:val="00422B6E"/>
    <w:rsid w:val="00425BDC"/>
    <w:rsid w:val="00427229"/>
    <w:rsid w:val="0042724C"/>
    <w:rsid w:val="00427AC9"/>
    <w:rsid w:val="004304B3"/>
    <w:rsid w:val="00431951"/>
    <w:rsid w:val="0043245E"/>
    <w:rsid w:val="0043375C"/>
    <w:rsid w:val="00433976"/>
    <w:rsid w:val="00437051"/>
    <w:rsid w:val="00437ED9"/>
    <w:rsid w:val="0044157E"/>
    <w:rsid w:val="00443518"/>
    <w:rsid w:val="00443F97"/>
    <w:rsid w:val="0044487C"/>
    <w:rsid w:val="00444D6D"/>
    <w:rsid w:val="004456E5"/>
    <w:rsid w:val="00446395"/>
    <w:rsid w:val="0044756E"/>
    <w:rsid w:val="00450251"/>
    <w:rsid w:val="004510D0"/>
    <w:rsid w:val="00452225"/>
    <w:rsid w:val="0045272C"/>
    <w:rsid w:val="004538CA"/>
    <w:rsid w:val="00454767"/>
    <w:rsid w:val="00455349"/>
    <w:rsid w:val="00455432"/>
    <w:rsid w:val="004554AB"/>
    <w:rsid w:val="004575CB"/>
    <w:rsid w:val="00457C12"/>
    <w:rsid w:val="00463865"/>
    <w:rsid w:val="00463B69"/>
    <w:rsid w:val="00463CAB"/>
    <w:rsid w:val="004656FB"/>
    <w:rsid w:val="00465A29"/>
    <w:rsid w:val="004664A3"/>
    <w:rsid w:val="0046688E"/>
    <w:rsid w:val="00466C69"/>
    <w:rsid w:val="00467D2A"/>
    <w:rsid w:val="00471868"/>
    <w:rsid w:val="00472264"/>
    <w:rsid w:val="004726A4"/>
    <w:rsid w:val="004744E0"/>
    <w:rsid w:val="00474684"/>
    <w:rsid w:val="00474B98"/>
    <w:rsid w:val="0047660A"/>
    <w:rsid w:val="00482D17"/>
    <w:rsid w:val="00483138"/>
    <w:rsid w:val="00485FB5"/>
    <w:rsid w:val="00487291"/>
    <w:rsid w:val="00487D1F"/>
    <w:rsid w:val="00491748"/>
    <w:rsid w:val="004936BD"/>
    <w:rsid w:val="004948C0"/>
    <w:rsid w:val="004954C3"/>
    <w:rsid w:val="0049675C"/>
    <w:rsid w:val="004A01D8"/>
    <w:rsid w:val="004A035F"/>
    <w:rsid w:val="004A47AC"/>
    <w:rsid w:val="004A48F1"/>
    <w:rsid w:val="004A5EE3"/>
    <w:rsid w:val="004A7953"/>
    <w:rsid w:val="004A7C09"/>
    <w:rsid w:val="004B445A"/>
    <w:rsid w:val="004B46BA"/>
    <w:rsid w:val="004C2BF7"/>
    <w:rsid w:val="004C2FD4"/>
    <w:rsid w:val="004C5D6F"/>
    <w:rsid w:val="004C5F6D"/>
    <w:rsid w:val="004C6229"/>
    <w:rsid w:val="004C6A10"/>
    <w:rsid w:val="004C7A21"/>
    <w:rsid w:val="004D5DA8"/>
    <w:rsid w:val="004E197C"/>
    <w:rsid w:val="004E4BC5"/>
    <w:rsid w:val="004E78DF"/>
    <w:rsid w:val="004F2A87"/>
    <w:rsid w:val="004F3579"/>
    <w:rsid w:val="004F43EB"/>
    <w:rsid w:val="004F54F8"/>
    <w:rsid w:val="004F690E"/>
    <w:rsid w:val="005002CD"/>
    <w:rsid w:val="005034A4"/>
    <w:rsid w:val="00505974"/>
    <w:rsid w:val="005066AC"/>
    <w:rsid w:val="005107E6"/>
    <w:rsid w:val="0051084F"/>
    <w:rsid w:val="005116AA"/>
    <w:rsid w:val="005130C5"/>
    <w:rsid w:val="005131D0"/>
    <w:rsid w:val="0051470E"/>
    <w:rsid w:val="00516A7B"/>
    <w:rsid w:val="0052142A"/>
    <w:rsid w:val="005224FE"/>
    <w:rsid w:val="0052397C"/>
    <w:rsid w:val="00525B9E"/>
    <w:rsid w:val="00526C0F"/>
    <w:rsid w:val="00527FFA"/>
    <w:rsid w:val="005309B3"/>
    <w:rsid w:val="00532739"/>
    <w:rsid w:val="00537026"/>
    <w:rsid w:val="0053738B"/>
    <w:rsid w:val="005432E3"/>
    <w:rsid w:val="00543B4D"/>
    <w:rsid w:val="00551A99"/>
    <w:rsid w:val="00552B69"/>
    <w:rsid w:val="005550EB"/>
    <w:rsid w:val="005562BE"/>
    <w:rsid w:val="005607DB"/>
    <w:rsid w:val="0056086E"/>
    <w:rsid w:val="0056095E"/>
    <w:rsid w:val="0056403E"/>
    <w:rsid w:val="00565D0A"/>
    <w:rsid w:val="00571AF2"/>
    <w:rsid w:val="00571DCF"/>
    <w:rsid w:val="00574496"/>
    <w:rsid w:val="00575D4D"/>
    <w:rsid w:val="0057646E"/>
    <w:rsid w:val="0057749E"/>
    <w:rsid w:val="005800E4"/>
    <w:rsid w:val="00581C3B"/>
    <w:rsid w:val="00581C66"/>
    <w:rsid w:val="0058353B"/>
    <w:rsid w:val="00585338"/>
    <w:rsid w:val="005853F9"/>
    <w:rsid w:val="00586AEF"/>
    <w:rsid w:val="00586B26"/>
    <w:rsid w:val="00586B88"/>
    <w:rsid w:val="00587A10"/>
    <w:rsid w:val="00590881"/>
    <w:rsid w:val="00592233"/>
    <w:rsid w:val="00592DD2"/>
    <w:rsid w:val="00594C8B"/>
    <w:rsid w:val="00594DC4"/>
    <w:rsid w:val="00596EAA"/>
    <w:rsid w:val="005A0893"/>
    <w:rsid w:val="005A1B20"/>
    <w:rsid w:val="005A268C"/>
    <w:rsid w:val="005A5171"/>
    <w:rsid w:val="005A54DF"/>
    <w:rsid w:val="005A68C4"/>
    <w:rsid w:val="005B0350"/>
    <w:rsid w:val="005B0B1A"/>
    <w:rsid w:val="005B2A82"/>
    <w:rsid w:val="005B4347"/>
    <w:rsid w:val="005B5B20"/>
    <w:rsid w:val="005B675E"/>
    <w:rsid w:val="005C06D1"/>
    <w:rsid w:val="005C178B"/>
    <w:rsid w:val="005C32F2"/>
    <w:rsid w:val="005C49DC"/>
    <w:rsid w:val="005C5ED1"/>
    <w:rsid w:val="005C6B35"/>
    <w:rsid w:val="005D02CE"/>
    <w:rsid w:val="005D28AE"/>
    <w:rsid w:val="005D377E"/>
    <w:rsid w:val="005D3C7D"/>
    <w:rsid w:val="005D4689"/>
    <w:rsid w:val="005D5E14"/>
    <w:rsid w:val="005D67A2"/>
    <w:rsid w:val="005D7A8B"/>
    <w:rsid w:val="005E1A2E"/>
    <w:rsid w:val="005E2176"/>
    <w:rsid w:val="005E2981"/>
    <w:rsid w:val="005E2FCC"/>
    <w:rsid w:val="005E3A8B"/>
    <w:rsid w:val="005E3BDF"/>
    <w:rsid w:val="005E4985"/>
    <w:rsid w:val="005E524A"/>
    <w:rsid w:val="005E5446"/>
    <w:rsid w:val="005E5CBE"/>
    <w:rsid w:val="005E74D1"/>
    <w:rsid w:val="005E7CC9"/>
    <w:rsid w:val="005F160F"/>
    <w:rsid w:val="005F33CB"/>
    <w:rsid w:val="005F3EDE"/>
    <w:rsid w:val="005F5F73"/>
    <w:rsid w:val="005F6D2C"/>
    <w:rsid w:val="005F782C"/>
    <w:rsid w:val="005F7CE3"/>
    <w:rsid w:val="00600A90"/>
    <w:rsid w:val="00607A80"/>
    <w:rsid w:val="00612CAF"/>
    <w:rsid w:val="00613CDA"/>
    <w:rsid w:val="00615A6C"/>
    <w:rsid w:val="00616AA9"/>
    <w:rsid w:val="0061780B"/>
    <w:rsid w:val="00620BDA"/>
    <w:rsid w:val="00622437"/>
    <w:rsid w:val="00622BAA"/>
    <w:rsid w:val="00622C09"/>
    <w:rsid w:val="00624717"/>
    <w:rsid w:val="00624CF1"/>
    <w:rsid w:val="00626A6C"/>
    <w:rsid w:val="00626C29"/>
    <w:rsid w:val="00627D8B"/>
    <w:rsid w:val="006304AE"/>
    <w:rsid w:val="00631336"/>
    <w:rsid w:val="00633879"/>
    <w:rsid w:val="006343BB"/>
    <w:rsid w:val="0064196C"/>
    <w:rsid w:val="00641AEA"/>
    <w:rsid w:val="006456F2"/>
    <w:rsid w:val="00646927"/>
    <w:rsid w:val="00646EA9"/>
    <w:rsid w:val="006475AD"/>
    <w:rsid w:val="006516DC"/>
    <w:rsid w:val="00651CBB"/>
    <w:rsid w:val="0065225D"/>
    <w:rsid w:val="00652AD3"/>
    <w:rsid w:val="00653503"/>
    <w:rsid w:val="00653E86"/>
    <w:rsid w:val="00654DFE"/>
    <w:rsid w:val="00655D16"/>
    <w:rsid w:val="00661BB6"/>
    <w:rsid w:val="006628F9"/>
    <w:rsid w:val="006651B9"/>
    <w:rsid w:val="006665D0"/>
    <w:rsid w:val="006672E4"/>
    <w:rsid w:val="0067090E"/>
    <w:rsid w:val="0067224C"/>
    <w:rsid w:val="00674920"/>
    <w:rsid w:val="00674F0D"/>
    <w:rsid w:val="006766ED"/>
    <w:rsid w:val="00676D8F"/>
    <w:rsid w:val="00677CB5"/>
    <w:rsid w:val="0068178D"/>
    <w:rsid w:val="00683BCB"/>
    <w:rsid w:val="00686A7D"/>
    <w:rsid w:val="00686F88"/>
    <w:rsid w:val="00691D85"/>
    <w:rsid w:val="00693EA4"/>
    <w:rsid w:val="00694951"/>
    <w:rsid w:val="006968B5"/>
    <w:rsid w:val="00697546"/>
    <w:rsid w:val="00697A05"/>
    <w:rsid w:val="006A0B53"/>
    <w:rsid w:val="006A1AD2"/>
    <w:rsid w:val="006A62AC"/>
    <w:rsid w:val="006A750B"/>
    <w:rsid w:val="006A7672"/>
    <w:rsid w:val="006B1A4A"/>
    <w:rsid w:val="006B27A6"/>
    <w:rsid w:val="006B37FE"/>
    <w:rsid w:val="006B5C06"/>
    <w:rsid w:val="006C2B19"/>
    <w:rsid w:val="006C3531"/>
    <w:rsid w:val="006C4139"/>
    <w:rsid w:val="006C4DC2"/>
    <w:rsid w:val="006C50A5"/>
    <w:rsid w:val="006C65A3"/>
    <w:rsid w:val="006C70E2"/>
    <w:rsid w:val="006D1690"/>
    <w:rsid w:val="006D2A6C"/>
    <w:rsid w:val="006D2DD6"/>
    <w:rsid w:val="006D32E0"/>
    <w:rsid w:val="006D59E3"/>
    <w:rsid w:val="006D61FC"/>
    <w:rsid w:val="006D637E"/>
    <w:rsid w:val="006D6DBB"/>
    <w:rsid w:val="006D7C29"/>
    <w:rsid w:val="006E034B"/>
    <w:rsid w:val="006E047C"/>
    <w:rsid w:val="006E195C"/>
    <w:rsid w:val="006E1D8D"/>
    <w:rsid w:val="006E2F1A"/>
    <w:rsid w:val="006E55C1"/>
    <w:rsid w:val="006E6303"/>
    <w:rsid w:val="006E64BB"/>
    <w:rsid w:val="006E7398"/>
    <w:rsid w:val="006F12A0"/>
    <w:rsid w:val="006F346F"/>
    <w:rsid w:val="006F468B"/>
    <w:rsid w:val="006F625C"/>
    <w:rsid w:val="006F7678"/>
    <w:rsid w:val="0070213A"/>
    <w:rsid w:val="00702862"/>
    <w:rsid w:val="007032F3"/>
    <w:rsid w:val="00703936"/>
    <w:rsid w:val="00703B08"/>
    <w:rsid w:val="00703B73"/>
    <w:rsid w:val="00703F04"/>
    <w:rsid w:val="00704D44"/>
    <w:rsid w:val="00705744"/>
    <w:rsid w:val="00705D90"/>
    <w:rsid w:val="007067DD"/>
    <w:rsid w:val="007068DA"/>
    <w:rsid w:val="0070787D"/>
    <w:rsid w:val="00707ED7"/>
    <w:rsid w:val="007109C7"/>
    <w:rsid w:val="00711791"/>
    <w:rsid w:val="0071205A"/>
    <w:rsid w:val="007150CF"/>
    <w:rsid w:val="00715379"/>
    <w:rsid w:val="00715DA8"/>
    <w:rsid w:val="00717085"/>
    <w:rsid w:val="00717667"/>
    <w:rsid w:val="00717707"/>
    <w:rsid w:val="00717CD5"/>
    <w:rsid w:val="00720A21"/>
    <w:rsid w:val="00721EC3"/>
    <w:rsid w:val="007223B5"/>
    <w:rsid w:val="0072368A"/>
    <w:rsid w:val="00725834"/>
    <w:rsid w:val="00725B0D"/>
    <w:rsid w:val="00731B3B"/>
    <w:rsid w:val="0073246E"/>
    <w:rsid w:val="00733734"/>
    <w:rsid w:val="0073749C"/>
    <w:rsid w:val="007416BC"/>
    <w:rsid w:val="0074306C"/>
    <w:rsid w:val="0074395E"/>
    <w:rsid w:val="00744225"/>
    <w:rsid w:val="007446FF"/>
    <w:rsid w:val="00744FD9"/>
    <w:rsid w:val="00747AFD"/>
    <w:rsid w:val="00750A37"/>
    <w:rsid w:val="00752F48"/>
    <w:rsid w:val="00755BAA"/>
    <w:rsid w:val="00761575"/>
    <w:rsid w:val="0076259A"/>
    <w:rsid w:val="00763301"/>
    <w:rsid w:val="00765AFE"/>
    <w:rsid w:val="00767FD6"/>
    <w:rsid w:val="007706A2"/>
    <w:rsid w:val="00771CCA"/>
    <w:rsid w:val="00773D7D"/>
    <w:rsid w:val="007743AB"/>
    <w:rsid w:val="00774ABE"/>
    <w:rsid w:val="00775933"/>
    <w:rsid w:val="00782AF1"/>
    <w:rsid w:val="00784BE4"/>
    <w:rsid w:val="007854E0"/>
    <w:rsid w:val="00785515"/>
    <w:rsid w:val="007858A8"/>
    <w:rsid w:val="00785A22"/>
    <w:rsid w:val="00787490"/>
    <w:rsid w:val="00787EE5"/>
    <w:rsid w:val="00791133"/>
    <w:rsid w:val="00791655"/>
    <w:rsid w:val="00793E40"/>
    <w:rsid w:val="007950D5"/>
    <w:rsid w:val="00797880"/>
    <w:rsid w:val="007A047F"/>
    <w:rsid w:val="007A113E"/>
    <w:rsid w:val="007A2C73"/>
    <w:rsid w:val="007A34B5"/>
    <w:rsid w:val="007A5E99"/>
    <w:rsid w:val="007A7CDF"/>
    <w:rsid w:val="007B124B"/>
    <w:rsid w:val="007B1CBA"/>
    <w:rsid w:val="007B4CE8"/>
    <w:rsid w:val="007B6AD3"/>
    <w:rsid w:val="007C1256"/>
    <w:rsid w:val="007C25B5"/>
    <w:rsid w:val="007C2A4B"/>
    <w:rsid w:val="007C2EFF"/>
    <w:rsid w:val="007C3939"/>
    <w:rsid w:val="007C4867"/>
    <w:rsid w:val="007C6C7A"/>
    <w:rsid w:val="007D34D2"/>
    <w:rsid w:val="007D3D88"/>
    <w:rsid w:val="007D66E9"/>
    <w:rsid w:val="007D6DFF"/>
    <w:rsid w:val="007E535F"/>
    <w:rsid w:val="007E63D8"/>
    <w:rsid w:val="007E6FC6"/>
    <w:rsid w:val="007F0580"/>
    <w:rsid w:val="007F09D0"/>
    <w:rsid w:val="007F0A23"/>
    <w:rsid w:val="007F15BA"/>
    <w:rsid w:val="007F2DC5"/>
    <w:rsid w:val="007F4A87"/>
    <w:rsid w:val="007F748C"/>
    <w:rsid w:val="00800CAF"/>
    <w:rsid w:val="00801EBC"/>
    <w:rsid w:val="0080298A"/>
    <w:rsid w:val="008072B3"/>
    <w:rsid w:val="00807622"/>
    <w:rsid w:val="008110F8"/>
    <w:rsid w:val="00812771"/>
    <w:rsid w:val="0081524A"/>
    <w:rsid w:val="008155F7"/>
    <w:rsid w:val="00817A67"/>
    <w:rsid w:val="008202C7"/>
    <w:rsid w:val="008205AF"/>
    <w:rsid w:val="008214CC"/>
    <w:rsid w:val="00824F37"/>
    <w:rsid w:val="008312CD"/>
    <w:rsid w:val="00831F9A"/>
    <w:rsid w:val="008323C6"/>
    <w:rsid w:val="00832E09"/>
    <w:rsid w:val="00833518"/>
    <w:rsid w:val="00833F6F"/>
    <w:rsid w:val="008348B4"/>
    <w:rsid w:val="00835CF6"/>
    <w:rsid w:val="00836521"/>
    <w:rsid w:val="0083795A"/>
    <w:rsid w:val="0085013A"/>
    <w:rsid w:val="00851F2E"/>
    <w:rsid w:val="008569B4"/>
    <w:rsid w:val="00857FEB"/>
    <w:rsid w:val="00862967"/>
    <w:rsid w:val="00862E1A"/>
    <w:rsid w:val="00863232"/>
    <w:rsid w:val="00863B5E"/>
    <w:rsid w:val="00871D7B"/>
    <w:rsid w:val="00871DD0"/>
    <w:rsid w:val="00876B91"/>
    <w:rsid w:val="008806DE"/>
    <w:rsid w:val="00881848"/>
    <w:rsid w:val="008831F3"/>
    <w:rsid w:val="00883E1D"/>
    <w:rsid w:val="00884D0B"/>
    <w:rsid w:val="008904CB"/>
    <w:rsid w:val="00890A92"/>
    <w:rsid w:val="00891FB2"/>
    <w:rsid w:val="00893A1E"/>
    <w:rsid w:val="00894297"/>
    <w:rsid w:val="00896A5D"/>
    <w:rsid w:val="008970B0"/>
    <w:rsid w:val="00897C1F"/>
    <w:rsid w:val="008A13BA"/>
    <w:rsid w:val="008A2035"/>
    <w:rsid w:val="008A42C2"/>
    <w:rsid w:val="008A4E9A"/>
    <w:rsid w:val="008A5A13"/>
    <w:rsid w:val="008A6DF5"/>
    <w:rsid w:val="008A79FA"/>
    <w:rsid w:val="008B0A26"/>
    <w:rsid w:val="008B2A48"/>
    <w:rsid w:val="008B3930"/>
    <w:rsid w:val="008B496F"/>
    <w:rsid w:val="008B589C"/>
    <w:rsid w:val="008B5CA9"/>
    <w:rsid w:val="008B5E15"/>
    <w:rsid w:val="008C0D4F"/>
    <w:rsid w:val="008C3966"/>
    <w:rsid w:val="008D0C72"/>
    <w:rsid w:val="008D1470"/>
    <w:rsid w:val="008D16FE"/>
    <w:rsid w:val="008D4488"/>
    <w:rsid w:val="008D7199"/>
    <w:rsid w:val="008E2295"/>
    <w:rsid w:val="008E2719"/>
    <w:rsid w:val="008E4BD3"/>
    <w:rsid w:val="008E6A5D"/>
    <w:rsid w:val="008E6A8A"/>
    <w:rsid w:val="008E732C"/>
    <w:rsid w:val="008E7382"/>
    <w:rsid w:val="008E7614"/>
    <w:rsid w:val="008E7C1E"/>
    <w:rsid w:val="008F149F"/>
    <w:rsid w:val="008F1D5B"/>
    <w:rsid w:val="008F266B"/>
    <w:rsid w:val="008F4262"/>
    <w:rsid w:val="008F4FEB"/>
    <w:rsid w:val="008F509A"/>
    <w:rsid w:val="008F517E"/>
    <w:rsid w:val="008F5527"/>
    <w:rsid w:val="008F5E24"/>
    <w:rsid w:val="008F6585"/>
    <w:rsid w:val="008F7626"/>
    <w:rsid w:val="008F7EF1"/>
    <w:rsid w:val="008F7F54"/>
    <w:rsid w:val="00900C97"/>
    <w:rsid w:val="0090111A"/>
    <w:rsid w:val="009017FE"/>
    <w:rsid w:val="00901AD2"/>
    <w:rsid w:val="0090423E"/>
    <w:rsid w:val="009042E9"/>
    <w:rsid w:val="00906292"/>
    <w:rsid w:val="00910249"/>
    <w:rsid w:val="00910F19"/>
    <w:rsid w:val="00912B19"/>
    <w:rsid w:val="009134C3"/>
    <w:rsid w:val="009140B2"/>
    <w:rsid w:val="009154F6"/>
    <w:rsid w:val="009163E9"/>
    <w:rsid w:val="00921197"/>
    <w:rsid w:val="0092142E"/>
    <w:rsid w:val="00922500"/>
    <w:rsid w:val="009225E8"/>
    <w:rsid w:val="00924AD9"/>
    <w:rsid w:val="00925F1F"/>
    <w:rsid w:val="00930595"/>
    <w:rsid w:val="00930B24"/>
    <w:rsid w:val="00930E93"/>
    <w:rsid w:val="00934254"/>
    <w:rsid w:val="00934996"/>
    <w:rsid w:val="009355B5"/>
    <w:rsid w:val="00935C91"/>
    <w:rsid w:val="009411C7"/>
    <w:rsid w:val="00942EB0"/>
    <w:rsid w:val="009447BF"/>
    <w:rsid w:val="0094484E"/>
    <w:rsid w:val="009455F6"/>
    <w:rsid w:val="0094583C"/>
    <w:rsid w:val="0094762E"/>
    <w:rsid w:val="00951660"/>
    <w:rsid w:val="00951828"/>
    <w:rsid w:val="00951DA3"/>
    <w:rsid w:val="009537DB"/>
    <w:rsid w:val="009541C4"/>
    <w:rsid w:val="00957635"/>
    <w:rsid w:val="00957B43"/>
    <w:rsid w:val="00962555"/>
    <w:rsid w:val="00962BDD"/>
    <w:rsid w:val="00967754"/>
    <w:rsid w:val="00970DC1"/>
    <w:rsid w:val="0097152B"/>
    <w:rsid w:val="009762CD"/>
    <w:rsid w:val="00980DDB"/>
    <w:rsid w:val="00982A68"/>
    <w:rsid w:val="00984776"/>
    <w:rsid w:val="00986652"/>
    <w:rsid w:val="00987CFA"/>
    <w:rsid w:val="0099150C"/>
    <w:rsid w:val="009927A1"/>
    <w:rsid w:val="00992E5D"/>
    <w:rsid w:val="00995676"/>
    <w:rsid w:val="00995B43"/>
    <w:rsid w:val="00995D81"/>
    <w:rsid w:val="00997A9B"/>
    <w:rsid w:val="009A066F"/>
    <w:rsid w:val="009A3F70"/>
    <w:rsid w:val="009A6097"/>
    <w:rsid w:val="009A62C3"/>
    <w:rsid w:val="009A737A"/>
    <w:rsid w:val="009B12DB"/>
    <w:rsid w:val="009B2AD5"/>
    <w:rsid w:val="009B68ED"/>
    <w:rsid w:val="009C05DB"/>
    <w:rsid w:val="009C2707"/>
    <w:rsid w:val="009C45DA"/>
    <w:rsid w:val="009C688A"/>
    <w:rsid w:val="009D2B22"/>
    <w:rsid w:val="009D386A"/>
    <w:rsid w:val="009D5F3C"/>
    <w:rsid w:val="009D6A5D"/>
    <w:rsid w:val="009D7B5B"/>
    <w:rsid w:val="009E152E"/>
    <w:rsid w:val="009E1E38"/>
    <w:rsid w:val="009E2759"/>
    <w:rsid w:val="009E3A6A"/>
    <w:rsid w:val="009E49BB"/>
    <w:rsid w:val="009E5EF1"/>
    <w:rsid w:val="009E7E5B"/>
    <w:rsid w:val="009F039F"/>
    <w:rsid w:val="009F4AB0"/>
    <w:rsid w:val="009F5809"/>
    <w:rsid w:val="009F67A0"/>
    <w:rsid w:val="00A01E64"/>
    <w:rsid w:val="00A02018"/>
    <w:rsid w:val="00A04033"/>
    <w:rsid w:val="00A04A5F"/>
    <w:rsid w:val="00A051D3"/>
    <w:rsid w:val="00A05483"/>
    <w:rsid w:val="00A06ADF"/>
    <w:rsid w:val="00A1065F"/>
    <w:rsid w:val="00A106D1"/>
    <w:rsid w:val="00A10F0D"/>
    <w:rsid w:val="00A11426"/>
    <w:rsid w:val="00A1211E"/>
    <w:rsid w:val="00A15799"/>
    <w:rsid w:val="00A16D01"/>
    <w:rsid w:val="00A2114A"/>
    <w:rsid w:val="00A22A6E"/>
    <w:rsid w:val="00A25BB8"/>
    <w:rsid w:val="00A27E17"/>
    <w:rsid w:val="00A31CD3"/>
    <w:rsid w:val="00A33306"/>
    <w:rsid w:val="00A3574B"/>
    <w:rsid w:val="00A37B45"/>
    <w:rsid w:val="00A40880"/>
    <w:rsid w:val="00A40D3E"/>
    <w:rsid w:val="00A415B3"/>
    <w:rsid w:val="00A416EE"/>
    <w:rsid w:val="00A42B73"/>
    <w:rsid w:val="00A46477"/>
    <w:rsid w:val="00A50B2D"/>
    <w:rsid w:val="00A51908"/>
    <w:rsid w:val="00A52813"/>
    <w:rsid w:val="00A53145"/>
    <w:rsid w:val="00A5335A"/>
    <w:rsid w:val="00A53471"/>
    <w:rsid w:val="00A53EAF"/>
    <w:rsid w:val="00A57864"/>
    <w:rsid w:val="00A57E80"/>
    <w:rsid w:val="00A6133A"/>
    <w:rsid w:val="00A61613"/>
    <w:rsid w:val="00A61679"/>
    <w:rsid w:val="00A65F9E"/>
    <w:rsid w:val="00A6666D"/>
    <w:rsid w:val="00A74219"/>
    <w:rsid w:val="00A74A32"/>
    <w:rsid w:val="00A75F3C"/>
    <w:rsid w:val="00A77401"/>
    <w:rsid w:val="00A77F28"/>
    <w:rsid w:val="00A80A5D"/>
    <w:rsid w:val="00A85EA9"/>
    <w:rsid w:val="00A873FA"/>
    <w:rsid w:val="00A8778D"/>
    <w:rsid w:val="00A910DA"/>
    <w:rsid w:val="00A92D45"/>
    <w:rsid w:val="00A94619"/>
    <w:rsid w:val="00A97521"/>
    <w:rsid w:val="00AA3BE8"/>
    <w:rsid w:val="00AA4106"/>
    <w:rsid w:val="00AA51EA"/>
    <w:rsid w:val="00AA667D"/>
    <w:rsid w:val="00AB013F"/>
    <w:rsid w:val="00AB14E9"/>
    <w:rsid w:val="00AB1B4B"/>
    <w:rsid w:val="00AB2890"/>
    <w:rsid w:val="00AC21C8"/>
    <w:rsid w:val="00AC2FAB"/>
    <w:rsid w:val="00AC2FDB"/>
    <w:rsid w:val="00AC3D5C"/>
    <w:rsid w:val="00AC464F"/>
    <w:rsid w:val="00AC4B96"/>
    <w:rsid w:val="00AC7633"/>
    <w:rsid w:val="00AC7A93"/>
    <w:rsid w:val="00AD0C2F"/>
    <w:rsid w:val="00AD130C"/>
    <w:rsid w:val="00AD1502"/>
    <w:rsid w:val="00AD3ECC"/>
    <w:rsid w:val="00AD5FE1"/>
    <w:rsid w:val="00AD7328"/>
    <w:rsid w:val="00AE02D0"/>
    <w:rsid w:val="00AE0700"/>
    <w:rsid w:val="00AE08C0"/>
    <w:rsid w:val="00AE2C8B"/>
    <w:rsid w:val="00AE3938"/>
    <w:rsid w:val="00AE3A97"/>
    <w:rsid w:val="00AE46E7"/>
    <w:rsid w:val="00AE4F28"/>
    <w:rsid w:val="00AE684B"/>
    <w:rsid w:val="00AF1EE0"/>
    <w:rsid w:val="00AF226A"/>
    <w:rsid w:val="00AF45D0"/>
    <w:rsid w:val="00AF5498"/>
    <w:rsid w:val="00B01437"/>
    <w:rsid w:val="00B02006"/>
    <w:rsid w:val="00B03044"/>
    <w:rsid w:val="00B0462E"/>
    <w:rsid w:val="00B04E2D"/>
    <w:rsid w:val="00B07BC7"/>
    <w:rsid w:val="00B10B33"/>
    <w:rsid w:val="00B10CE9"/>
    <w:rsid w:val="00B11451"/>
    <w:rsid w:val="00B118FD"/>
    <w:rsid w:val="00B127A5"/>
    <w:rsid w:val="00B13F40"/>
    <w:rsid w:val="00B14115"/>
    <w:rsid w:val="00B15795"/>
    <w:rsid w:val="00B158E4"/>
    <w:rsid w:val="00B16043"/>
    <w:rsid w:val="00B1756E"/>
    <w:rsid w:val="00B175F6"/>
    <w:rsid w:val="00B215FE"/>
    <w:rsid w:val="00B21E7D"/>
    <w:rsid w:val="00B21F4C"/>
    <w:rsid w:val="00B22E0D"/>
    <w:rsid w:val="00B23498"/>
    <w:rsid w:val="00B239D6"/>
    <w:rsid w:val="00B26267"/>
    <w:rsid w:val="00B26F8C"/>
    <w:rsid w:val="00B30A5B"/>
    <w:rsid w:val="00B310F2"/>
    <w:rsid w:val="00B320E3"/>
    <w:rsid w:val="00B33121"/>
    <w:rsid w:val="00B34833"/>
    <w:rsid w:val="00B34993"/>
    <w:rsid w:val="00B35785"/>
    <w:rsid w:val="00B35A07"/>
    <w:rsid w:val="00B405BD"/>
    <w:rsid w:val="00B41EF7"/>
    <w:rsid w:val="00B440C0"/>
    <w:rsid w:val="00B44985"/>
    <w:rsid w:val="00B46ADA"/>
    <w:rsid w:val="00B4713B"/>
    <w:rsid w:val="00B50029"/>
    <w:rsid w:val="00B52C34"/>
    <w:rsid w:val="00B56392"/>
    <w:rsid w:val="00B5726F"/>
    <w:rsid w:val="00B620BE"/>
    <w:rsid w:val="00B6540A"/>
    <w:rsid w:val="00B66C3D"/>
    <w:rsid w:val="00B701FF"/>
    <w:rsid w:val="00B72154"/>
    <w:rsid w:val="00B7427F"/>
    <w:rsid w:val="00B74BA8"/>
    <w:rsid w:val="00B75ED6"/>
    <w:rsid w:val="00B769C5"/>
    <w:rsid w:val="00B778A9"/>
    <w:rsid w:val="00B77DC6"/>
    <w:rsid w:val="00B77EBC"/>
    <w:rsid w:val="00B80054"/>
    <w:rsid w:val="00B827C7"/>
    <w:rsid w:val="00B82C7D"/>
    <w:rsid w:val="00B82CA0"/>
    <w:rsid w:val="00B854D6"/>
    <w:rsid w:val="00B856B9"/>
    <w:rsid w:val="00B85DAB"/>
    <w:rsid w:val="00B85EE1"/>
    <w:rsid w:val="00B87BC3"/>
    <w:rsid w:val="00B90F6D"/>
    <w:rsid w:val="00B922CB"/>
    <w:rsid w:val="00B923CD"/>
    <w:rsid w:val="00B93C92"/>
    <w:rsid w:val="00B93EC4"/>
    <w:rsid w:val="00B953E4"/>
    <w:rsid w:val="00B95920"/>
    <w:rsid w:val="00B96921"/>
    <w:rsid w:val="00BA0466"/>
    <w:rsid w:val="00BA0475"/>
    <w:rsid w:val="00BA08EB"/>
    <w:rsid w:val="00BA12F7"/>
    <w:rsid w:val="00BA3A5E"/>
    <w:rsid w:val="00BA5B63"/>
    <w:rsid w:val="00BA6F9B"/>
    <w:rsid w:val="00BB0D97"/>
    <w:rsid w:val="00BB2178"/>
    <w:rsid w:val="00BB4B44"/>
    <w:rsid w:val="00BB6530"/>
    <w:rsid w:val="00BB7674"/>
    <w:rsid w:val="00BC01FB"/>
    <w:rsid w:val="00BC1216"/>
    <w:rsid w:val="00BC42A6"/>
    <w:rsid w:val="00BC4E5E"/>
    <w:rsid w:val="00BC6D0D"/>
    <w:rsid w:val="00BC782E"/>
    <w:rsid w:val="00BD24F5"/>
    <w:rsid w:val="00BD30C4"/>
    <w:rsid w:val="00BD33A9"/>
    <w:rsid w:val="00BD6ED0"/>
    <w:rsid w:val="00BE30D2"/>
    <w:rsid w:val="00BE4F7E"/>
    <w:rsid w:val="00BE671F"/>
    <w:rsid w:val="00BE76AA"/>
    <w:rsid w:val="00BE79BC"/>
    <w:rsid w:val="00BF0FA1"/>
    <w:rsid w:val="00BF231D"/>
    <w:rsid w:val="00BF2A73"/>
    <w:rsid w:val="00BF3196"/>
    <w:rsid w:val="00BF41B3"/>
    <w:rsid w:val="00BF42E7"/>
    <w:rsid w:val="00BF47B5"/>
    <w:rsid w:val="00C00FAD"/>
    <w:rsid w:val="00C02346"/>
    <w:rsid w:val="00C0279C"/>
    <w:rsid w:val="00C02A87"/>
    <w:rsid w:val="00C03E1D"/>
    <w:rsid w:val="00C048D6"/>
    <w:rsid w:val="00C04BB2"/>
    <w:rsid w:val="00C04C47"/>
    <w:rsid w:val="00C108BE"/>
    <w:rsid w:val="00C10F6A"/>
    <w:rsid w:val="00C15B68"/>
    <w:rsid w:val="00C1682F"/>
    <w:rsid w:val="00C17E7D"/>
    <w:rsid w:val="00C204E7"/>
    <w:rsid w:val="00C2117A"/>
    <w:rsid w:val="00C21A1A"/>
    <w:rsid w:val="00C2311E"/>
    <w:rsid w:val="00C23333"/>
    <w:rsid w:val="00C235B3"/>
    <w:rsid w:val="00C25666"/>
    <w:rsid w:val="00C25FC4"/>
    <w:rsid w:val="00C263D4"/>
    <w:rsid w:val="00C26641"/>
    <w:rsid w:val="00C26AAE"/>
    <w:rsid w:val="00C2785D"/>
    <w:rsid w:val="00C30A67"/>
    <w:rsid w:val="00C32E2C"/>
    <w:rsid w:val="00C33CC1"/>
    <w:rsid w:val="00C3562B"/>
    <w:rsid w:val="00C3588C"/>
    <w:rsid w:val="00C36A15"/>
    <w:rsid w:val="00C37066"/>
    <w:rsid w:val="00C40320"/>
    <w:rsid w:val="00C445AE"/>
    <w:rsid w:val="00C45709"/>
    <w:rsid w:val="00C45EFC"/>
    <w:rsid w:val="00C47B1A"/>
    <w:rsid w:val="00C52377"/>
    <w:rsid w:val="00C54923"/>
    <w:rsid w:val="00C55743"/>
    <w:rsid w:val="00C607E4"/>
    <w:rsid w:val="00C6210F"/>
    <w:rsid w:val="00C62DA7"/>
    <w:rsid w:val="00C639D6"/>
    <w:rsid w:val="00C64037"/>
    <w:rsid w:val="00C70F11"/>
    <w:rsid w:val="00C73B74"/>
    <w:rsid w:val="00C74437"/>
    <w:rsid w:val="00C75B73"/>
    <w:rsid w:val="00C75C14"/>
    <w:rsid w:val="00C7614E"/>
    <w:rsid w:val="00C77066"/>
    <w:rsid w:val="00C80E38"/>
    <w:rsid w:val="00C86E7E"/>
    <w:rsid w:val="00C919FF"/>
    <w:rsid w:val="00C96B10"/>
    <w:rsid w:val="00C97A97"/>
    <w:rsid w:val="00CA0AA6"/>
    <w:rsid w:val="00CA4657"/>
    <w:rsid w:val="00CA47BA"/>
    <w:rsid w:val="00CA65DA"/>
    <w:rsid w:val="00CA6C05"/>
    <w:rsid w:val="00CA6DD3"/>
    <w:rsid w:val="00CA774F"/>
    <w:rsid w:val="00CB0070"/>
    <w:rsid w:val="00CB0827"/>
    <w:rsid w:val="00CB225F"/>
    <w:rsid w:val="00CB2917"/>
    <w:rsid w:val="00CB2BCE"/>
    <w:rsid w:val="00CB2C4E"/>
    <w:rsid w:val="00CB2D2C"/>
    <w:rsid w:val="00CB3467"/>
    <w:rsid w:val="00CB3B1D"/>
    <w:rsid w:val="00CB4A98"/>
    <w:rsid w:val="00CB5E78"/>
    <w:rsid w:val="00CC23EA"/>
    <w:rsid w:val="00CC270B"/>
    <w:rsid w:val="00CC3DA6"/>
    <w:rsid w:val="00CC3F9F"/>
    <w:rsid w:val="00CC4870"/>
    <w:rsid w:val="00CC516A"/>
    <w:rsid w:val="00CC72EC"/>
    <w:rsid w:val="00CD08C4"/>
    <w:rsid w:val="00CD0A14"/>
    <w:rsid w:val="00CD1B76"/>
    <w:rsid w:val="00CD5C26"/>
    <w:rsid w:val="00CD650A"/>
    <w:rsid w:val="00CE0C6C"/>
    <w:rsid w:val="00CE1CDF"/>
    <w:rsid w:val="00CE4B51"/>
    <w:rsid w:val="00CE79A1"/>
    <w:rsid w:val="00CF10CF"/>
    <w:rsid w:val="00CF29B5"/>
    <w:rsid w:val="00CF4028"/>
    <w:rsid w:val="00CF5180"/>
    <w:rsid w:val="00CF6689"/>
    <w:rsid w:val="00CF70FC"/>
    <w:rsid w:val="00D00A1C"/>
    <w:rsid w:val="00D02FF9"/>
    <w:rsid w:val="00D04D10"/>
    <w:rsid w:val="00D061DE"/>
    <w:rsid w:val="00D062F4"/>
    <w:rsid w:val="00D11FF1"/>
    <w:rsid w:val="00D128A0"/>
    <w:rsid w:val="00D12A96"/>
    <w:rsid w:val="00D15209"/>
    <w:rsid w:val="00D24C09"/>
    <w:rsid w:val="00D25916"/>
    <w:rsid w:val="00D25EF2"/>
    <w:rsid w:val="00D26737"/>
    <w:rsid w:val="00D26CE8"/>
    <w:rsid w:val="00D30597"/>
    <w:rsid w:val="00D3084D"/>
    <w:rsid w:val="00D33BE8"/>
    <w:rsid w:val="00D34174"/>
    <w:rsid w:val="00D349FF"/>
    <w:rsid w:val="00D36812"/>
    <w:rsid w:val="00D36FC4"/>
    <w:rsid w:val="00D37099"/>
    <w:rsid w:val="00D370FC"/>
    <w:rsid w:val="00D40229"/>
    <w:rsid w:val="00D40E4F"/>
    <w:rsid w:val="00D423BC"/>
    <w:rsid w:val="00D43985"/>
    <w:rsid w:val="00D46B4C"/>
    <w:rsid w:val="00D47FD5"/>
    <w:rsid w:val="00D50A33"/>
    <w:rsid w:val="00D50ADE"/>
    <w:rsid w:val="00D5227E"/>
    <w:rsid w:val="00D53C39"/>
    <w:rsid w:val="00D55775"/>
    <w:rsid w:val="00D5625A"/>
    <w:rsid w:val="00D5663B"/>
    <w:rsid w:val="00D56C7C"/>
    <w:rsid w:val="00D56D52"/>
    <w:rsid w:val="00D57362"/>
    <w:rsid w:val="00D57B89"/>
    <w:rsid w:val="00D57FB2"/>
    <w:rsid w:val="00D60A77"/>
    <w:rsid w:val="00D617C6"/>
    <w:rsid w:val="00D61A59"/>
    <w:rsid w:val="00D62B6F"/>
    <w:rsid w:val="00D6379C"/>
    <w:rsid w:val="00D65FFC"/>
    <w:rsid w:val="00D66645"/>
    <w:rsid w:val="00D668B0"/>
    <w:rsid w:val="00D67E3F"/>
    <w:rsid w:val="00D7133F"/>
    <w:rsid w:val="00D722CF"/>
    <w:rsid w:val="00D7308D"/>
    <w:rsid w:val="00D73DD8"/>
    <w:rsid w:val="00D7573A"/>
    <w:rsid w:val="00D762ED"/>
    <w:rsid w:val="00D80542"/>
    <w:rsid w:val="00D84C50"/>
    <w:rsid w:val="00D84F40"/>
    <w:rsid w:val="00D8583A"/>
    <w:rsid w:val="00D85ED9"/>
    <w:rsid w:val="00D8662A"/>
    <w:rsid w:val="00D872C2"/>
    <w:rsid w:val="00D8736F"/>
    <w:rsid w:val="00D878AF"/>
    <w:rsid w:val="00D90166"/>
    <w:rsid w:val="00D907D7"/>
    <w:rsid w:val="00D92139"/>
    <w:rsid w:val="00D9220F"/>
    <w:rsid w:val="00D92EA4"/>
    <w:rsid w:val="00D93D97"/>
    <w:rsid w:val="00D94306"/>
    <w:rsid w:val="00D9667E"/>
    <w:rsid w:val="00D96745"/>
    <w:rsid w:val="00D9692D"/>
    <w:rsid w:val="00D96FBD"/>
    <w:rsid w:val="00DA1350"/>
    <w:rsid w:val="00DB2110"/>
    <w:rsid w:val="00DB2DA1"/>
    <w:rsid w:val="00DC07C4"/>
    <w:rsid w:val="00DC17AD"/>
    <w:rsid w:val="00DC4872"/>
    <w:rsid w:val="00DC4971"/>
    <w:rsid w:val="00DC5631"/>
    <w:rsid w:val="00DC5AEE"/>
    <w:rsid w:val="00DC5C87"/>
    <w:rsid w:val="00DC5F31"/>
    <w:rsid w:val="00DC6D2D"/>
    <w:rsid w:val="00DC6E8C"/>
    <w:rsid w:val="00DD00C7"/>
    <w:rsid w:val="00DD058E"/>
    <w:rsid w:val="00DD193B"/>
    <w:rsid w:val="00DD3F2C"/>
    <w:rsid w:val="00DD5D19"/>
    <w:rsid w:val="00DD6CD4"/>
    <w:rsid w:val="00DE2FE4"/>
    <w:rsid w:val="00DE32BC"/>
    <w:rsid w:val="00DF013D"/>
    <w:rsid w:val="00DF1D7D"/>
    <w:rsid w:val="00DF2BFB"/>
    <w:rsid w:val="00DF5133"/>
    <w:rsid w:val="00DF5EBC"/>
    <w:rsid w:val="00DF67EB"/>
    <w:rsid w:val="00DF6A74"/>
    <w:rsid w:val="00DF6E95"/>
    <w:rsid w:val="00E00F43"/>
    <w:rsid w:val="00E02300"/>
    <w:rsid w:val="00E026B0"/>
    <w:rsid w:val="00E032A0"/>
    <w:rsid w:val="00E0472E"/>
    <w:rsid w:val="00E0516D"/>
    <w:rsid w:val="00E05AB8"/>
    <w:rsid w:val="00E063DD"/>
    <w:rsid w:val="00E07C7F"/>
    <w:rsid w:val="00E07E12"/>
    <w:rsid w:val="00E101EB"/>
    <w:rsid w:val="00E10D66"/>
    <w:rsid w:val="00E12E08"/>
    <w:rsid w:val="00E167A6"/>
    <w:rsid w:val="00E16BBE"/>
    <w:rsid w:val="00E202DC"/>
    <w:rsid w:val="00E20C3F"/>
    <w:rsid w:val="00E221E4"/>
    <w:rsid w:val="00E22C82"/>
    <w:rsid w:val="00E27550"/>
    <w:rsid w:val="00E279AE"/>
    <w:rsid w:val="00E30909"/>
    <w:rsid w:val="00E31217"/>
    <w:rsid w:val="00E31F10"/>
    <w:rsid w:val="00E33AE0"/>
    <w:rsid w:val="00E34D38"/>
    <w:rsid w:val="00E402A3"/>
    <w:rsid w:val="00E4089C"/>
    <w:rsid w:val="00E40C33"/>
    <w:rsid w:val="00E422E0"/>
    <w:rsid w:val="00E427C0"/>
    <w:rsid w:val="00E4356F"/>
    <w:rsid w:val="00E52271"/>
    <w:rsid w:val="00E52CB9"/>
    <w:rsid w:val="00E52E91"/>
    <w:rsid w:val="00E548C0"/>
    <w:rsid w:val="00E5500D"/>
    <w:rsid w:val="00E553BC"/>
    <w:rsid w:val="00E565EB"/>
    <w:rsid w:val="00E5674F"/>
    <w:rsid w:val="00E61AA2"/>
    <w:rsid w:val="00E6217B"/>
    <w:rsid w:val="00E66F69"/>
    <w:rsid w:val="00E71DE5"/>
    <w:rsid w:val="00E72268"/>
    <w:rsid w:val="00E7427A"/>
    <w:rsid w:val="00E75EE9"/>
    <w:rsid w:val="00E76316"/>
    <w:rsid w:val="00E80C5B"/>
    <w:rsid w:val="00E814AC"/>
    <w:rsid w:val="00E816C6"/>
    <w:rsid w:val="00E81780"/>
    <w:rsid w:val="00E81976"/>
    <w:rsid w:val="00E81D5D"/>
    <w:rsid w:val="00E81E97"/>
    <w:rsid w:val="00E84455"/>
    <w:rsid w:val="00E86073"/>
    <w:rsid w:val="00E87F61"/>
    <w:rsid w:val="00E920D2"/>
    <w:rsid w:val="00E94094"/>
    <w:rsid w:val="00E94933"/>
    <w:rsid w:val="00E95730"/>
    <w:rsid w:val="00E9689B"/>
    <w:rsid w:val="00E96B22"/>
    <w:rsid w:val="00E97AA1"/>
    <w:rsid w:val="00EA193D"/>
    <w:rsid w:val="00EA237B"/>
    <w:rsid w:val="00EA2F6F"/>
    <w:rsid w:val="00EA3289"/>
    <w:rsid w:val="00EA39EC"/>
    <w:rsid w:val="00EA3B77"/>
    <w:rsid w:val="00EA7F3C"/>
    <w:rsid w:val="00EB2411"/>
    <w:rsid w:val="00EB2F83"/>
    <w:rsid w:val="00EB485E"/>
    <w:rsid w:val="00EB5088"/>
    <w:rsid w:val="00EB5C5D"/>
    <w:rsid w:val="00EB7F0A"/>
    <w:rsid w:val="00EC0643"/>
    <w:rsid w:val="00EC105F"/>
    <w:rsid w:val="00EC39D9"/>
    <w:rsid w:val="00EC3C88"/>
    <w:rsid w:val="00EC51CB"/>
    <w:rsid w:val="00EC5B20"/>
    <w:rsid w:val="00EC5E38"/>
    <w:rsid w:val="00EC6453"/>
    <w:rsid w:val="00EC6D17"/>
    <w:rsid w:val="00ED186C"/>
    <w:rsid w:val="00ED2546"/>
    <w:rsid w:val="00ED3247"/>
    <w:rsid w:val="00ED384E"/>
    <w:rsid w:val="00ED43CB"/>
    <w:rsid w:val="00ED4768"/>
    <w:rsid w:val="00ED5934"/>
    <w:rsid w:val="00ED5F11"/>
    <w:rsid w:val="00ED6717"/>
    <w:rsid w:val="00ED6CF4"/>
    <w:rsid w:val="00EE1074"/>
    <w:rsid w:val="00EE1332"/>
    <w:rsid w:val="00EE14B6"/>
    <w:rsid w:val="00EE3E20"/>
    <w:rsid w:val="00EE5523"/>
    <w:rsid w:val="00EE56F2"/>
    <w:rsid w:val="00EE6BC6"/>
    <w:rsid w:val="00EF13BF"/>
    <w:rsid w:val="00EF222F"/>
    <w:rsid w:val="00EF3B4A"/>
    <w:rsid w:val="00EF47BA"/>
    <w:rsid w:val="00EF6549"/>
    <w:rsid w:val="00EF7A5F"/>
    <w:rsid w:val="00F01CE5"/>
    <w:rsid w:val="00F063BF"/>
    <w:rsid w:val="00F074DD"/>
    <w:rsid w:val="00F07B43"/>
    <w:rsid w:val="00F07B7F"/>
    <w:rsid w:val="00F11B74"/>
    <w:rsid w:val="00F13AFC"/>
    <w:rsid w:val="00F15677"/>
    <w:rsid w:val="00F20526"/>
    <w:rsid w:val="00F206A1"/>
    <w:rsid w:val="00F21055"/>
    <w:rsid w:val="00F22143"/>
    <w:rsid w:val="00F22B6D"/>
    <w:rsid w:val="00F23D70"/>
    <w:rsid w:val="00F24C97"/>
    <w:rsid w:val="00F24D07"/>
    <w:rsid w:val="00F276CC"/>
    <w:rsid w:val="00F32B18"/>
    <w:rsid w:val="00F34200"/>
    <w:rsid w:val="00F365F0"/>
    <w:rsid w:val="00F44638"/>
    <w:rsid w:val="00F4741A"/>
    <w:rsid w:val="00F47CAC"/>
    <w:rsid w:val="00F508F0"/>
    <w:rsid w:val="00F51BCA"/>
    <w:rsid w:val="00F53BC2"/>
    <w:rsid w:val="00F54719"/>
    <w:rsid w:val="00F566BF"/>
    <w:rsid w:val="00F5684A"/>
    <w:rsid w:val="00F56E10"/>
    <w:rsid w:val="00F578BC"/>
    <w:rsid w:val="00F600BC"/>
    <w:rsid w:val="00F613BE"/>
    <w:rsid w:val="00F63A98"/>
    <w:rsid w:val="00F63C28"/>
    <w:rsid w:val="00F6489F"/>
    <w:rsid w:val="00F65177"/>
    <w:rsid w:val="00F66A94"/>
    <w:rsid w:val="00F66C64"/>
    <w:rsid w:val="00F70871"/>
    <w:rsid w:val="00F72385"/>
    <w:rsid w:val="00F725EA"/>
    <w:rsid w:val="00F73611"/>
    <w:rsid w:val="00F74092"/>
    <w:rsid w:val="00F76244"/>
    <w:rsid w:val="00F76453"/>
    <w:rsid w:val="00F7747A"/>
    <w:rsid w:val="00F774CC"/>
    <w:rsid w:val="00F84066"/>
    <w:rsid w:val="00F859DA"/>
    <w:rsid w:val="00F85D0D"/>
    <w:rsid w:val="00F85DED"/>
    <w:rsid w:val="00F86458"/>
    <w:rsid w:val="00F90202"/>
    <w:rsid w:val="00F90E61"/>
    <w:rsid w:val="00F91A9A"/>
    <w:rsid w:val="00F91F00"/>
    <w:rsid w:val="00F92C3A"/>
    <w:rsid w:val="00F94634"/>
    <w:rsid w:val="00F9465D"/>
    <w:rsid w:val="00F9536C"/>
    <w:rsid w:val="00F965B4"/>
    <w:rsid w:val="00FA0B44"/>
    <w:rsid w:val="00FA2640"/>
    <w:rsid w:val="00FA384C"/>
    <w:rsid w:val="00FA4DB7"/>
    <w:rsid w:val="00FA5367"/>
    <w:rsid w:val="00FA7B70"/>
    <w:rsid w:val="00FB07F4"/>
    <w:rsid w:val="00FB09FC"/>
    <w:rsid w:val="00FB0CEC"/>
    <w:rsid w:val="00FB2698"/>
    <w:rsid w:val="00FB44DE"/>
    <w:rsid w:val="00FB4799"/>
    <w:rsid w:val="00FB5399"/>
    <w:rsid w:val="00FB64E8"/>
    <w:rsid w:val="00FB76FA"/>
    <w:rsid w:val="00FB7C6B"/>
    <w:rsid w:val="00FC017F"/>
    <w:rsid w:val="00FC0B3D"/>
    <w:rsid w:val="00FC0C67"/>
    <w:rsid w:val="00FC1B89"/>
    <w:rsid w:val="00FC3213"/>
    <w:rsid w:val="00FC3F8D"/>
    <w:rsid w:val="00FC4DD5"/>
    <w:rsid w:val="00FC605C"/>
    <w:rsid w:val="00FC6178"/>
    <w:rsid w:val="00FC7E8E"/>
    <w:rsid w:val="00FD0BF3"/>
    <w:rsid w:val="00FD0CE1"/>
    <w:rsid w:val="00FD17BA"/>
    <w:rsid w:val="00FD2597"/>
    <w:rsid w:val="00FD2E97"/>
    <w:rsid w:val="00FD47B9"/>
    <w:rsid w:val="00FD4E54"/>
    <w:rsid w:val="00FD5A59"/>
    <w:rsid w:val="00FD79B7"/>
    <w:rsid w:val="00FE0A86"/>
    <w:rsid w:val="00FE1BD0"/>
    <w:rsid w:val="00FE3191"/>
    <w:rsid w:val="00FE49CD"/>
    <w:rsid w:val="00FE50D3"/>
    <w:rsid w:val="00FE6E38"/>
    <w:rsid w:val="00FF1645"/>
    <w:rsid w:val="00FF265E"/>
    <w:rsid w:val="00FF4228"/>
    <w:rsid w:val="00FF45C9"/>
    <w:rsid w:val="00FF4E52"/>
    <w:rsid w:val="03E83795"/>
    <w:rsid w:val="09FADF40"/>
    <w:rsid w:val="0AC644A4"/>
    <w:rsid w:val="0ACBFF15"/>
    <w:rsid w:val="0BA0175A"/>
    <w:rsid w:val="0E31BE07"/>
    <w:rsid w:val="181ABAAA"/>
    <w:rsid w:val="198AD3AD"/>
    <w:rsid w:val="1B569299"/>
    <w:rsid w:val="1CE58551"/>
    <w:rsid w:val="1E69219B"/>
    <w:rsid w:val="1F381005"/>
    <w:rsid w:val="1F72E812"/>
    <w:rsid w:val="20271045"/>
    <w:rsid w:val="20388267"/>
    <w:rsid w:val="2729F98D"/>
    <w:rsid w:val="282CC476"/>
    <w:rsid w:val="2EBCF3B0"/>
    <w:rsid w:val="2EF3F5B9"/>
    <w:rsid w:val="2F185B0E"/>
    <w:rsid w:val="2F56F057"/>
    <w:rsid w:val="31A840FD"/>
    <w:rsid w:val="32237584"/>
    <w:rsid w:val="33CDF48E"/>
    <w:rsid w:val="356CF410"/>
    <w:rsid w:val="357C78E0"/>
    <w:rsid w:val="360F5B64"/>
    <w:rsid w:val="3B445DDF"/>
    <w:rsid w:val="3D69AF56"/>
    <w:rsid w:val="3D90A682"/>
    <w:rsid w:val="3DFE28AA"/>
    <w:rsid w:val="4452AEF1"/>
    <w:rsid w:val="46D34AE2"/>
    <w:rsid w:val="4803E34A"/>
    <w:rsid w:val="4ACBFF8F"/>
    <w:rsid w:val="4B530D6C"/>
    <w:rsid w:val="4B89925C"/>
    <w:rsid w:val="4BE8C18A"/>
    <w:rsid w:val="4D8FCB81"/>
    <w:rsid w:val="4E470901"/>
    <w:rsid w:val="4F156FB8"/>
    <w:rsid w:val="50E1CF78"/>
    <w:rsid w:val="520EA268"/>
    <w:rsid w:val="53503791"/>
    <w:rsid w:val="5379C474"/>
    <w:rsid w:val="54A88E39"/>
    <w:rsid w:val="55108F87"/>
    <w:rsid w:val="557BBE34"/>
    <w:rsid w:val="573FFE53"/>
    <w:rsid w:val="58F2B52B"/>
    <w:rsid w:val="5957DB67"/>
    <w:rsid w:val="59BACF98"/>
    <w:rsid w:val="5AC123C8"/>
    <w:rsid w:val="5B28D617"/>
    <w:rsid w:val="5B7EC134"/>
    <w:rsid w:val="5C2CFEE0"/>
    <w:rsid w:val="5C96D93F"/>
    <w:rsid w:val="5CC5D57D"/>
    <w:rsid w:val="5D6D70F8"/>
    <w:rsid w:val="5DA00913"/>
    <w:rsid w:val="5E3A4CFD"/>
    <w:rsid w:val="62340E2C"/>
    <w:rsid w:val="659E9EF6"/>
    <w:rsid w:val="66403ADB"/>
    <w:rsid w:val="67BD0363"/>
    <w:rsid w:val="68D589AE"/>
    <w:rsid w:val="6B3DF066"/>
    <w:rsid w:val="6E2490A8"/>
    <w:rsid w:val="70C722A7"/>
    <w:rsid w:val="72C40494"/>
    <w:rsid w:val="732B907E"/>
    <w:rsid w:val="7528D2AC"/>
    <w:rsid w:val="75D70648"/>
    <w:rsid w:val="7656B599"/>
    <w:rsid w:val="77E01A7A"/>
    <w:rsid w:val="794DE8DE"/>
    <w:rsid w:val="797AA75E"/>
    <w:rsid w:val="799226E2"/>
    <w:rsid w:val="79BD8669"/>
    <w:rsid w:val="7C9A95E0"/>
    <w:rsid w:val="7CCC8EA1"/>
    <w:rsid w:val="7D35E4C2"/>
    <w:rsid w:val="7D87D4FC"/>
    <w:rsid w:val="7EBFFA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34698"/>
  <w15:chartTrackingRefBased/>
  <w15:docId w15:val="{2E052598-C242-4F8F-A013-94B805788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69"/>
  </w:style>
  <w:style w:type="paragraph" w:styleId="Ttulo1">
    <w:name w:val="heading 1"/>
    <w:aliases w:val="1.1."/>
    <w:basedOn w:val="paragraph"/>
    <w:next w:val="Normal"/>
    <w:link w:val="Ttulo1Char"/>
    <w:qFormat/>
    <w:rsid w:val="008F6585"/>
    <w:pPr>
      <w:numPr>
        <w:ilvl w:val="1"/>
        <w:numId w:val="33"/>
      </w:numPr>
      <w:spacing w:before="0" w:beforeAutospacing="0" w:after="0" w:afterAutospacing="0" w:line="320" w:lineRule="exact"/>
      <w:jc w:val="both"/>
      <w:textAlignment w:val="baseline"/>
      <w:outlineLvl w:val="0"/>
    </w:pPr>
    <w:rPr>
      <w:rFonts w:eastAsia="MS Mincho"/>
    </w:rPr>
  </w:style>
  <w:style w:type="paragraph" w:styleId="Ttulo2">
    <w:name w:val="heading 2"/>
    <w:aliases w:val="1.1.1."/>
    <w:basedOn w:val="Ttulo1"/>
    <w:next w:val="Normal"/>
    <w:link w:val="Ttulo2Char"/>
    <w:unhideWhenUsed/>
    <w:qFormat/>
    <w:rsid w:val="00DB2DA1"/>
    <w:pPr>
      <w:numPr>
        <w:ilvl w:val="2"/>
      </w:numPr>
      <w:ind w:right="-20"/>
      <w:outlineLvl w:val="1"/>
    </w:p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7AA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AAC"/>
  </w:style>
  <w:style w:type="paragraph" w:styleId="Rodap">
    <w:name w:val="footer"/>
    <w:basedOn w:val="Normal"/>
    <w:link w:val="RodapChar"/>
    <w:uiPriority w:val="99"/>
    <w:unhideWhenUsed/>
    <w:rsid w:val="00317AAC"/>
    <w:pPr>
      <w:tabs>
        <w:tab w:val="center" w:pos="4252"/>
        <w:tab w:val="right" w:pos="8504"/>
      </w:tabs>
      <w:spacing w:after="0" w:line="240" w:lineRule="auto"/>
    </w:pPr>
  </w:style>
  <w:style w:type="character" w:customStyle="1" w:styleId="RodapChar">
    <w:name w:val="Rodapé Char"/>
    <w:basedOn w:val="Fontepargpadro"/>
    <w:link w:val="Rodap"/>
    <w:uiPriority w:val="99"/>
    <w:rsid w:val="00317AAC"/>
  </w:style>
  <w:style w:type="paragraph" w:customStyle="1" w:styleId="xmsonormal">
    <w:name w:val="x_msonormal"/>
    <w:basedOn w:val="Normal"/>
    <w:rsid w:val="001B5313"/>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F17F6"/>
    <w:rPr>
      <w:b/>
      <w:bCs/>
    </w:rPr>
  </w:style>
  <w:style w:type="paragraph" w:styleId="Textodenotaderodap">
    <w:name w:val="footnote text"/>
    <w:basedOn w:val="Normal"/>
    <w:link w:val="TextodenotaderodapChar"/>
    <w:uiPriority w:val="99"/>
    <w:semiHidden/>
    <w:unhideWhenUsed/>
    <w:rsid w:val="00AF226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AF226A"/>
    <w:rPr>
      <w:sz w:val="20"/>
      <w:szCs w:val="20"/>
    </w:rPr>
  </w:style>
  <w:style w:type="character" w:styleId="Refdenotaderodap">
    <w:name w:val="footnote reference"/>
    <w:basedOn w:val="Fontepargpadro"/>
    <w:uiPriority w:val="99"/>
    <w:semiHidden/>
    <w:unhideWhenUsed/>
    <w:rsid w:val="00AF226A"/>
    <w:rPr>
      <w:vertAlign w:val="superscript"/>
    </w:rPr>
  </w:style>
  <w:style w:type="paragraph" w:styleId="NormalWeb">
    <w:name w:val="Normal (Web)"/>
    <w:basedOn w:val="Normal"/>
    <w:uiPriority w:val="99"/>
    <w:unhideWhenUsed/>
    <w:rsid w:val="00AF226A"/>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xcerpt">
    <w:name w:val="excerpt"/>
    <w:basedOn w:val="Normal"/>
    <w:rsid w:val="00EA2F6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EA2F6F"/>
    <w:pPr>
      <w:ind w:left="720"/>
      <w:contextualSpacing/>
    </w:pPr>
    <w:rPr>
      <w:rFonts w:ascii="Calibri" w:eastAsia="Calibri" w:hAnsi="Calibri" w:cs="Times New Roman"/>
    </w:rPr>
  </w:style>
  <w:style w:type="table" w:styleId="Tabelacomgrade">
    <w:name w:val="Table Grid"/>
    <w:basedOn w:val="Tabelanormal"/>
    <w:uiPriority w:val="39"/>
    <w:rsid w:val="008D16FE"/>
    <w:pPr>
      <w:spacing w:after="0" w:line="240" w:lineRule="auto"/>
    </w:pPr>
    <w:tblPr/>
  </w:style>
  <w:style w:type="table" w:styleId="SimplesTabela2">
    <w:name w:val="Plain Table 2"/>
    <w:basedOn w:val="Tabelanormal"/>
    <w:uiPriority w:val="42"/>
    <w:rsid w:val="004547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Pargrafopadro">
    <w:name w:val="Parágrafo padrão"/>
    <w:basedOn w:val="Normal"/>
    <w:link w:val="PargrafopadroChar"/>
    <w:qFormat/>
    <w:rsid w:val="002D569C"/>
    <w:pPr>
      <w:spacing w:line="264" w:lineRule="auto"/>
      <w:jc w:val="both"/>
    </w:pPr>
    <w:rPr>
      <w:rFonts w:asciiTheme="majorHAnsi" w:eastAsia="Times New Roman" w:hAnsiTheme="majorHAnsi" w:cs="Segoe UI"/>
      <w:sz w:val="21"/>
      <w:szCs w:val="23"/>
      <w:lang w:eastAsia="pt-BR"/>
    </w:rPr>
  </w:style>
  <w:style w:type="character" w:customStyle="1" w:styleId="PargrafopadroChar">
    <w:name w:val="Parágrafo padrão Char"/>
    <w:basedOn w:val="Fontepargpadro"/>
    <w:link w:val="Pargrafopadro"/>
    <w:rsid w:val="002D569C"/>
    <w:rPr>
      <w:rFonts w:asciiTheme="majorHAnsi" w:eastAsia="Times New Roman" w:hAnsiTheme="majorHAnsi" w:cs="Segoe UI"/>
      <w:sz w:val="21"/>
      <w:szCs w:val="23"/>
      <w:lang w:eastAsia="pt-BR"/>
    </w:rPr>
  </w:style>
  <w:style w:type="paragraph" w:styleId="Reviso">
    <w:name w:val="Revision"/>
    <w:hidden/>
    <w:uiPriority w:val="99"/>
    <w:semiHidden/>
    <w:rsid w:val="001B7959"/>
    <w:pPr>
      <w:spacing w:after="0" w:line="240" w:lineRule="auto"/>
    </w:pPr>
  </w:style>
  <w:style w:type="table" w:customStyle="1" w:styleId="SimplesTabela21">
    <w:name w:val="Simples Tabela 21"/>
    <w:basedOn w:val="Tabelanormal"/>
    <w:uiPriority w:val="42"/>
    <w:rsid w:val="003D379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rio">
    <w:name w:val="annotation reference"/>
    <w:basedOn w:val="Fontepargpadro"/>
    <w:uiPriority w:val="99"/>
    <w:semiHidden/>
    <w:unhideWhenUsed/>
    <w:rsid w:val="00A06ADF"/>
    <w:rPr>
      <w:sz w:val="16"/>
      <w:szCs w:val="16"/>
    </w:rPr>
  </w:style>
  <w:style w:type="paragraph" w:styleId="Textodecomentrio">
    <w:name w:val="annotation text"/>
    <w:basedOn w:val="Normal"/>
    <w:link w:val="TextodecomentrioChar"/>
    <w:uiPriority w:val="99"/>
    <w:unhideWhenUsed/>
    <w:rsid w:val="00A06ADF"/>
    <w:pPr>
      <w:spacing w:line="240" w:lineRule="auto"/>
    </w:pPr>
    <w:rPr>
      <w:sz w:val="20"/>
      <w:szCs w:val="20"/>
    </w:rPr>
  </w:style>
  <w:style w:type="character" w:customStyle="1" w:styleId="TextodecomentrioChar">
    <w:name w:val="Texto de comentário Char"/>
    <w:basedOn w:val="Fontepargpadro"/>
    <w:link w:val="Textodecomentrio"/>
    <w:uiPriority w:val="99"/>
    <w:rsid w:val="00A06ADF"/>
    <w:rPr>
      <w:sz w:val="20"/>
      <w:szCs w:val="20"/>
    </w:rPr>
  </w:style>
  <w:style w:type="paragraph" w:styleId="Assuntodocomentrio">
    <w:name w:val="annotation subject"/>
    <w:basedOn w:val="Textodecomentrio"/>
    <w:next w:val="Textodecomentrio"/>
    <w:link w:val="AssuntodocomentrioChar"/>
    <w:uiPriority w:val="99"/>
    <w:semiHidden/>
    <w:unhideWhenUsed/>
    <w:rsid w:val="00A06ADF"/>
    <w:rPr>
      <w:b/>
      <w:bCs/>
    </w:rPr>
  </w:style>
  <w:style w:type="character" w:customStyle="1" w:styleId="AssuntodocomentrioChar">
    <w:name w:val="Assunto do comentário Char"/>
    <w:basedOn w:val="TextodecomentrioChar"/>
    <w:link w:val="Assuntodocomentrio"/>
    <w:uiPriority w:val="99"/>
    <w:semiHidden/>
    <w:rsid w:val="00A06ADF"/>
    <w:rPr>
      <w:b/>
      <w:bCs/>
      <w:sz w:val="20"/>
      <w:szCs w:val="20"/>
    </w:rPr>
  </w:style>
  <w:style w:type="paragraph" w:customStyle="1" w:styleId="1">
    <w:name w:val="1."/>
    <w:basedOn w:val="PargrafodaLista"/>
    <w:qFormat/>
    <w:rsid w:val="008F6585"/>
    <w:pPr>
      <w:numPr>
        <w:numId w:val="33"/>
      </w:numPr>
      <w:spacing w:after="0" w:line="320" w:lineRule="exact"/>
      <w:ind w:right="-1"/>
      <w:jc w:val="both"/>
    </w:pPr>
    <w:rPr>
      <w:rFonts w:ascii="Times New Roman" w:eastAsia="Times New Roman" w:hAnsi="Times New Roman"/>
      <w:b/>
      <w:bCs/>
      <w:smallCaps/>
      <w:sz w:val="24"/>
      <w:szCs w:val="24"/>
      <w:lang w:eastAsia="pt-BR"/>
    </w:rPr>
  </w:style>
  <w:style w:type="paragraph" w:customStyle="1" w:styleId="paragraph">
    <w:name w:val="paragraph"/>
    <w:basedOn w:val="Normal"/>
    <w:rsid w:val="00970DC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normaltextrun">
    <w:name w:val="normaltextrun"/>
    <w:basedOn w:val="Fontepargpadro"/>
    <w:rsid w:val="00970DC1"/>
  </w:style>
  <w:style w:type="character" w:customStyle="1" w:styleId="eop">
    <w:name w:val="eop"/>
    <w:basedOn w:val="Fontepargpadro"/>
    <w:rsid w:val="00970DC1"/>
  </w:style>
  <w:style w:type="character" w:styleId="Meno">
    <w:name w:val="Mention"/>
    <w:basedOn w:val="Fontepargpadro"/>
    <w:uiPriority w:val="99"/>
    <w:unhideWhenUsed/>
    <w:rsid w:val="004114F3"/>
    <w:rPr>
      <w:color w:val="2B579A"/>
      <w:shd w:val="clear" w:color="auto" w:fill="E1DFDD"/>
    </w:rPr>
  </w:style>
  <w:style w:type="character" w:customStyle="1" w:styleId="Ttulo1Char">
    <w:name w:val="Título 1 Char"/>
    <w:aliases w:val="1.1. Char"/>
    <w:basedOn w:val="Fontepargpadro"/>
    <w:link w:val="Ttulo1"/>
    <w:rsid w:val="008F6585"/>
    <w:rPr>
      <w:rFonts w:ascii="Times New Roman" w:eastAsia="MS Mincho" w:hAnsi="Times New Roman" w:cs="Times New Roman"/>
      <w:sz w:val="24"/>
      <w:szCs w:val="24"/>
      <w:lang w:eastAsia="pt-BR"/>
    </w:rPr>
  </w:style>
  <w:style w:type="character" w:customStyle="1" w:styleId="Ttulo2Char">
    <w:name w:val="Título 2 Char"/>
    <w:aliases w:val="1.1.1. Char"/>
    <w:basedOn w:val="Fontepargpadro"/>
    <w:link w:val="Ttulo2"/>
    <w:rsid w:val="00DB2DA1"/>
    <w:rPr>
      <w:rFonts w:ascii="Times New Roman" w:eastAsia="MS Mincho" w:hAnsi="Times New Roman" w:cs="Times New Roman"/>
      <w:sz w:val="24"/>
      <w:szCs w:val="24"/>
      <w:lang w:eastAsia="pt-BR"/>
    </w:rPr>
  </w:style>
  <w:style w:type="character" w:styleId="Hyperlink">
    <w:name w:val="Hyperlink"/>
    <w:basedOn w:val="Fontepargpadro"/>
    <w:uiPriority w:val="99"/>
    <w:unhideWhenUsed/>
    <w:rsid w:val="00DD3F2C"/>
    <w:rPr>
      <w:color w:val="0563C1" w:themeColor="hyperlink"/>
      <w:u w:val="single"/>
    </w:rPr>
  </w:style>
  <w:style w:type="character" w:styleId="MenoPendente">
    <w:name w:val="Unresolved Mention"/>
    <w:basedOn w:val="Fontepargpadro"/>
    <w:uiPriority w:val="99"/>
    <w:semiHidden/>
    <w:unhideWhenUsed/>
    <w:rsid w:val="00DD3F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0216">
      <w:bodyDiv w:val="1"/>
      <w:marLeft w:val="0"/>
      <w:marRight w:val="0"/>
      <w:marTop w:val="0"/>
      <w:marBottom w:val="0"/>
      <w:divBdr>
        <w:top w:val="none" w:sz="0" w:space="0" w:color="auto"/>
        <w:left w:val="none" w:sz="0" w:space="0" w:color="auto"/>
        <w:bottom w:val="none" w:sz="0" w:space="0" w:color="auto"/>
        <w:right w:val="none" w:sz="0" w:space="0" w:color="auto"/>
      </w:divBdr>
      <w:divsChild>
        <w:div w:id="792331391">
          <w:marLeft w:val="-225"/>
          <w:marRight w:val="-225"/>
          <w:marTop w:val="0"/>
          <w:marBottom w:val="0"/>
          <w:divBdr>
            <w:top w:val="none" w:sz="0" w:space="0" w:color="auto"/>
            <w:left w:val="none" w:sz="0" w:space="0" w:color="auto"/>
            <w:bottom w:val="none" w:sz="0" w:space="0" w:color="auto"/>
            <w:right w:val="none" w:sz="0" w:space="0" w:color="auto"/>
          </w:divBdr>
          <w:divsChild>
            <w:div w:id="143545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1616">
      <w:bodyDiv w:val="1"/>
      <w:marLeft w:val="0"/>
      <w:marRight w:val="0"/>
      <w:marTop w:val="0"/>
      <w:marBottom w:val="0"/>
      <w:divBdr>
        <w:top w:val="none" w:sz="0" w:space="0" w:color="auto"/>
        <w:left w:val="none" w:sz="0" w:space="0" w:color="auto"/>
        <w:bottom w:val="none" w:sz="0" w:space="0" w:color="auto"/>
        <w:right w:val="none" w:sz="0" w:space="0" w:color="auto"/>
      </w:divBdr>
    </w:div>
    <w:div w:id="187834402">
      <w:bodyDiv w:val="1"/>
      <w:marLeft w:val="0"/>
      <w:marRight w:val="0"/>
      <w:marTop w:val="0"/>
      <w:marBottom w:val="0"/>
      <w:divBdr>
        <w:top w:val="none" w:sz="0" w:space="0" w:color="auto"/>
        <w:left w:val="none" w:sz="0" w:space="0" w:color="auto"/>
        <w:bottom w:val="none" w:sz="0" w:space="0" w:color="auto"/>
        <w:right w:val="none" w:sz="0" w:space="0" w:color="auto"/>
      </w:divBdr>
    </w:div>
    <w:div w:id="389036461">
      <w:bodyDiv w:val="1"/>
      <w:marLeft w:val="0"/>
      <w:marRight w:val="0"/>
      <w:marTop w:val="0"/>
      <w:marBottom w:val="0"/>
      <w:divBdr>
        <w:top w:val="none" w:sz="0" w:space="0" w:color="auto"/>
        <w:left w:val="none" w:sz="0" w:space="0" w:color="auto"/>
        <w:bottom w:val="none" w:sz="0" w:space="0" w:color="auto"/>
        <w:right w:val="none" w:sz="0" w:space="0" w:color="auto"/>
      </w:divBdr>
    </w:div>
    <w:div w:id="472913426">
      <w:bodyDiv w:val="1"/>
      <w:marLeft w:val="0"/>
      <w:marRight w:val="0"/>
      <w:marTop w:val="0"/>
      <w:marBottom w:val="0"/>
      <w:divBdr>
        <w:top w:val="none" w:sz="0" w:space="0" w:color="auto"/>
        <w:left w:val="none" w:sz="0" w:space="0" w:color="auto"/>
        <w:bottom w:val="none" w:sz="0" w:space="0" w:color="auto"/>
        <w:right w:val="none" w:sz="0" w:space="0" w:color="auto"/>
      </w:divBdr>
    </w:div>
    <w:div w:id="554853735">
      <w:bodyDiv w:val="1"/>
      <w:marLeft w:val="0"/>
      <w:marRight w:val="0"/>
      <w:marTop w:val="0"/>
      <w:marBottom w:val="0"/>
      <w:divBdr>
        <w:top w:val="none" w:sz="0" w:space="0" w:color="auto"/>
        <w:left w:val="none" w:sz="0" w:space="0" w:color="auto"/>
        <w:bottom w:val="none" w:sz="0" w:space="0" w:color="auto"/>
        <w:right w:val="none" w:sz="0" w:space="0" w:color="auto"/>
      </w:divBdr>
    </w:div>
    <w:div w:id="665591802">
      <w:bodyDiv w:val="1"/>
      <w:marLeft w:val="0"/>
      <w:marRight w:val="0"/>
      <w:marTop w:val="0"/>
      <w:marBottom w:val="0"/>
      <w:divBdr>
        <w:top w:val="none" w:sz="0" w:space="0" w:color="auto"/>
        <w:left w:val="none" w:sz="0" w:space="0" w:color="auto"/>
        <w:bottom w:val="none" w:sz="0" w:space="0" w:color="auto"/>
        <w:right w:val="none" w:sz="0" w:space="0" w:color="auto"/>
      </w:divBdr>
    </w:div>
    <w:div w:id="747044965">
      <w:bodyDiv w:val="1"/>
      <w:marLeft w:val="0"/>
      <w:marRight w:val="0"/>
      <w:marTop w:val="0"/>
      <w:marBottom w:val="0"/>
      <w:divBdr>
        <w:top w:val="none" w:sz="0" w:space="0" w:color="auto"/>
        <w:left w:val="none" w:sz="0" w:space="0" w:color="auto"/>
        <w:bottom w:val="none" w:sz="0" w:space="0" w:color="auto"/>
        <w:right w:val="none" w:sz="0" w:space="0" w:color="auto"/>
      </w:divBdr>
    </w:div>
    <w:div w:id="761872696">
      <w:bodyDiv w:val="1"/>
      <w:marLeft w:val="0"/>
      <w:marRight w:val="0"/>
      <w:marTop w:val="0"/>
      <w:marBottom w:val="0"/>
      <w:divBdr>
        <w:top w:val="none" w:sz="0" w:space="0" w:color="auto"/>
        <w:left w:val="none" w:sz="0" w:space="0" w:color="auto"/>
        <w:bottom w:val="none" w:sz="0" w:space="0" w:color="auto"/>
        <w:right w:val="none" w:sz="0" w:space="0" w:color="auto"/>
      </w:divBdr>
      <w:divsChild>
        <w:div w:id="1232739713">
          <w:marLeft w:val="0"/>
          <w:marRight w:val="0"/>
          <w:marTop w:val="0"/>
          <w:marBottom w:val="0"/>
          <w:divBdr>
            <w:top w:val="none" w:sz="0" w:space="0" w:color="auto"/>
            <w:left w:val="none" w:sz="0" w:space="0" w:color="auto"/>
            <w:bottom w:val="none" w:sz="0" w:space="0" w:color="auto"/>
            <w:right w:val="none" w:sz="0" w:space="0" w:color="auto"/>
          </w:divBdr>
        </w:div>
        <w:div w:id="2128086728">
          <w:marLeft w:val="0"/>
          <w:marRight w:val="0"/>
          <w:marTop w:val="0"/>
          <w:marBottom w:val="0"/>
          <w:divBdr>
            <w:top w:val="none" w:sz="0" w:space="0" w:color="auto"/>
            <w:left w:val="none" w:sz="0" w:space="0" w:color="auto"/>
            <w:bottom w:val="none" w:sz="0" w:space="0" w:color="auto"/>
            <w:right w:val="none" w:sz="0" w:space="0" w:color="auto"/>
          </w:divBdr>
        </w:div>
      </w:divsChild>
    </w:div>
    <w:div w:id="857039361">
      <w:bodyDiv w:val="1"/>
      <w:marLeft w:val="0"/>
      <w:marRight w:val="0"/>
      <w:marTop w:val="0"/>
      <w:marBottom w:val="0"/>
      <w:divBdr>
        <w:top w:val="none" w:sz="0" w:space="0" w:color="auto"/>
        <w:left w:val="none" w:sz="0" w:space="0" w:color="auto"/>
        <w:bottom w:val="none" w:sz="0" w:space="0" w:color="auto"/>
        <w:right w:val="none" w:sz="0" w:space="0" w:color="auto"/>
      </w:divBdr>
    </w:div>
    <w:div w:id="868447051">
      <w:bodyDiv w:val="1"/>
      <w:marLeft w:val="0"/>
      <w:marRight w:val="0"/>
      <w:marTop w:val="0"/>
      <w:marBottom w:val="0"/>
      <w:divBdr>
        <w:top w:val="none" w:sz="0" w:space="0" w:color="auto"/>
        <w:left w:val="none" w:sz="0" w:space="0" w:color="auto"/>
        <w:bottom w:val="none" w:sz="0" w:space="0" w:color="auto"/>
        <w:right w:val="none" w:sz="0" w:space="0" w:color="auto"/>
      </w:divBdr>
    </w:div>
    <w:div w:id="954941868">
      <w:bodyDiv w:val="1"/>
      <w:marLeft w:val="0"/>
      <w:marRight w:val="0"/>
      <w:marTop w:val="0"/>
      <w:marBottom w:val="0"/>
      <w:divBdr>
        <w:top w:val="none" w:sz="0" w:space="0" w:color="auto"/>
        <w:left w:val="none" w:sz="0" w:space="0" w:color="auto"/>
        <w:bottom w:val="none" w:sz="0" w:space="0" w:color="auto"/>
        <w:right w:val="none" w:sz="0" w:space="0" w:color="auto"/>
      </w:divBdr>
    </w:div>
    <w:div w:id="967709869">
      <w:bodyDiv w:val="1"/>
      <w:marLeft w:val="0"/>
      <w:marRight w:val="0"/>
      <w:marTop w:val="0"/>
      <w:marBottom w:val="0"/>
      <w:divBdr>
        <w:top w:val="none" w:sz="0" w:space="0" w:color="auto"/>
        <w:left w:val="none" w:sz="0" w:space="0" w:color="auto"/>
        <w:bottom w:val="none" w:sz="0" w:space="0" w:color="auto"/>
        <w:right w:val="none" w:sz="0" w:space="0" w:color="auto"/>
      </w:divBdr>
      <w:divsChild>
        <w:div w:id="1320034896">
          <w:marLeft w:val="0"/>
          <w:marRight w:val="0"/>
          <w:marTop w:val="0"/>
          <w:marBottom w:val="0"/>
          <w:divBdr>
            <w:top w:val="none" w:sz="0" w:space="0" w:color="auto"/>
            <w:left w:val="none" w:sz="0" w:space="0" w:color="auto"/>
            <w:bottom w:val="none" w:sz="0" w:space="0" w:color="auto"/>
            <w:right w:val="none" w:sz="0" w:space="0" w:color="auto"/>
          </w:divBdr>
        </w:div>
        <w:div w:id="1530756010">
          <w:marLeft w:val="0"/>
          <w:marRight w:val="0"/>
          <w:marTop w:val="0"/>
          <w:marBottom w:val="0"/>
          <w:divBdr>
            <w:top w:val="none" w:sz="0" w:space="0" w:color="auto"/>
            <w:left w:val="none" w:sz="0" w:space="0" w:color="auto"/>
            <w:bottom w:val="none" w:sz="0" w:space="0" w:color="auto"/>
            <w:right w:val="none" w:sz="0" w:space="0" w:color="auto"/>
          </w:divBdr>
        </w:div>
        <w:div w:id="1556161613">
          <w:marLeft w:val="0"/>
          <w:marRight w:val="0"/>
          <w:marTop w:val="0"/>
          <w:marBottom w:val="0"/>
          <w:divBdr>
            <w:top w:val="none" w:sz="0" w:space="0" w:color="auto"/>
            <w:left w:val="none" w:sz="0" w:space="0" w:color="auto"/>
            <w:bottom w:val="none" w:sz="0" w:space="0" w:color="auto"/>
            <w:right w:val="none" w:sz="0" w:space="0" w:color="auto"/>
          </w:divBdr>
        </w:div>
      </w:divsChild>
    </w:div>
    <w:div w:id="997851232">
      <w:bodyDiv w:val="1"/>
      <w:marLeft w:val="0"/>
      <w:marRight w:val="0"/>
      <w:marTop w:val="0"/>
      <w:marBottom w:val="0"/>
      <w:divBdr>
        <w:top w:val="none" w:sz="0" w:space="0" w:color="auto"/>
        <w:left w:val="none" w:sz="0" w:space="0" w:color="auto"/>
        <w:bottom w:val="none" w:sz="0" w:space="0" w:color="auto"/>
        <w:right w:val="none" w:sz="0" w:space="0" w:color="auto"/>
      </w:divBdr>
    </w:div>
    <w:div w:id="1300187063">
      <w:bodyDiv w:val="1"/>
      <w:marLeft w:val="0"/>
      <w:marRight w:val="0"/>
      <w:marTop w:val="0"/>
      <w:marBottom w:val="0"/>
      <w:divBdr>
        <w:top w:val="none" w:sz="0" w:space="0" w:color="auto"/>
        <w:left w:val="none" w:sz="0" w:space="0" w:color="auto"/>
        <w:bottom w:val="none" w:sz="0" w:space="0" w:color="auto"/>
        <w:right w:val="none" w:sz="0" w:space="0" w:color="auto"/>
      </w:divBdr>
      <w:divsChild>
        <w:div w:id="900604956">
          <w:marLeft w:val="0"/>
          <w:marRight w:val="0"/>
          <w:marTop w:val="0"/>
          <w:marBottom w:val="0"/>
          <w:divBdr>
            <w:top w:val="none" w:sz="0" w:space="0" w:color="auto"/>
            <w:left w:val="none" w:sz="0" w:space="0" w:color="auto"/>
            <w:bottom w:val="none" w:sz="0" w:space="0" w:color="auto"/>
            <w:right w:val="none" w:sz="0" w:space="0" w:color="auto"/>
          </w:divBdr>
        </w:div>
      </w:divsChild>
    </w:div>
    <w:div w:id="1399937451">
      <w:bodyDiv w:val="1"/>
      <w:marLeft w:val="0"/>
      <w:marRight w:val="0"/>
      <w:marTop w:val="0"/>
      <w:marBottom w:val="0"/>
      <w:divBdr>
        <w:top w:val="none" w:sz="0" w:space="0" w:color="auto"/>
        <w:left w:val="none" w:sz="0" w:space="0" w:color="auto"/>
        <w:bottom w:val="none" w:sz="0" w:space="0" w:color="auto"/>
        <w:right w:val="none" w:sz="0" w:space="0" w:color="auto"/>
      </w:divBdr>
    </w:div>
    <w:div w:id="1409423056">
      <w:bodyDiv w:val="1"/>
      <w:marLeft w:val="0"/>
      <w:marRight w:val="0"/>
      <w:marTop w:val="0"/>
      <w:marBottom w:val="0"/>
      <w:divBdr>
        <w:top w:val="none" w:sz="0" w:space="0" w:color="auto"/>
        <w:left w:val="none" w:sz="0" w:space="0" w:color="auto"/>
        <w:bottom w:val="none" w:sz="0" w:space="0" w:color="auto"/>
        <w:right w:val="none" w:sz="0" w:space="0" w:color="auto"/>
      </w:divBdr>
    </w:div>
    <w:div w:id="1428312145">
      <w:bodyDiv w:val="1"/>
      <w:marLeft w:val="0"/>
      <w:marRight w:val="0"/>
      <w:marTop w:val="0"/>
      <w:marBottom w:val="0"/>
      <w:divBdr>
        <w:top w:val="none" w:sz="0" w:space="0" w:color="auto"/>
        <w:left w:val="none" w:sz="0" w:space="0" w:color="auto"/>
        <w:bottom w:val="none" w:sz="0" w:space="0" w:color="auto"/>
        <w:right w:val="none" w:sz="0" w:space="0" w:color="auto"/>
      </w:divBdr>
      <w:divsChild>
        <w:div w:id="82648655">
          <w:marLeft w:val="0"/>
          <w:marRight w:val="0"/>
          <w:marTop w:val="0"/>
          <w:marBottom w:val="0"/>
          <w:divBdr>
            <w:top w:val="none" w:sz="0" w:space="0" w:color="auto"/>
            <w:left w:val="none" w:sz="0" w:space="0" w:color="auto"/>
            <w:bottom w:val="none" w:sz="0" w:space="0" w:color="auto"/>
            <w:right w:val="none" w:sz="0" w:space="0" w:color="auto"/>
          </w:divBdr>
        </w:div>
        <w:div w:id="729813873">
          <w:marLeft w:val="0"/>
          <w:marRight w:val="0"/>
          <w:marTop w:val="0"/>
          <w:marBottom w:val="0"/>
          <w:divBdr>
            <w:top w:val="none" w:sz="0" w:space="0" w:color="auto"/>
            <w:left w:val="none" w:sz="0" w:space="0" w:color="auto"/>
            <w:bottom w:val="none" w:sz="0" w:space="0" w:color="auto"/>
            <w:right w:val="none" w:sz="0" w:space="0" w:color="auto"/>
          </w:divBdr>
        </w:div>
        <w:div w:id="1656907609">
          <w:marLeft w:val="0"/>
          <w:marRight w:val="0"/>
          <w:marTop w:val="0"/>
          <w:marBottom w:val="0"/>
          <w:divBdr>
            <w:top w:val="none" w:sz="0" w:space="0" w:color="auto"/>
            <w:left w:val="none" w:sz="0" w:space="0" w:color="auto"/>
            <w:bottom w:val="none" w:sz="0" w:space="0" w:color="auto"/>
            <w:right w:val="none" w:sz="0" w:space="0" w:color="auto"/>
          </w:divBdr>
        </w:div>
      </w:divsChild>
    </w:div>
    <w:div w:id="1570387705">
      <w:bodyDiv w:val="1"/>
      <w:marLeft w:val="0"/>
      <w:marRight w:val="0"/>
      <w:marTop w:val="0"/>
      <w:marBottom w:val="0"/>
      <w:divBdr>
        <w:top w:val="none" w:sz="0" w:space="0" w:color="auto"/>
        <w:left w:val="none" w:sz="0" w:space="0" w:color="auto"/>
        <w:bottom w:val="none" w:sz="0" w:space="0" w:color="auto"/>
        <w:right w:val="none" w:sz="0" w:space="0" w:color="auto"/>
      </w:divBdr>
    </w:div>
    <w:div w:id="1612132374">
      <w:bodyDiv w:val="1"/>
      <w:marLeft w:val="0"/>
      <w:marRight w:val="0"/>
      <w:marTop w:val="0"/>
      <w:marBottom w:val="0"/>
      <w:divBdr>
        <w:top w:val="none" w:sz="0" w:space="0" w:color="auto"/>
        <w:left w:val="none" w:sz="0" w:space="0" w:color="auto"/>
        <w:bottom w:val="none" w:sz="0" w:space="0" w:color="auto"/>
        <w:right w:val="none" w:sz="0" w:space="0" w:color="auto"/>
      </w:divBdr>
    </w:div>
    <w:div w:id="1619870643">
      <w:bodyDiv w:val="1"/>
      <w:marLeft w:val="0"/>
      <w:marRight w:val="0"/>
      <w:marTop w:val="0"/>
      <w:marBottom w:val="0"/>
      <w:divBdr>
        <w:top w:val="none" w:sz="0" w:space="0" w:color="auto"/>
        <w:left w:val="none" w:sz="0" w:space="0" w:color="auto"/>
        <w:bottom w:val="none" w:sz="0" w:space="0" w:color="auto"/>
        <w:right w:val="none" w:sz="0" w:space="0" w:color="auto"/>
      </w:divBdr>
    </w:div>
    <w:div w:id="1764108885">
      <w:bodyDiv w:val="1"/>
      <w:marLeft w:val="0"/>
      <w:marRight w:val="0"/>
      <w:marTop w:val="0"/>
      <w:marBottom w:val="0"/>
      <w:divBdr>
        <w:top w:val="none" w:sz="0" w:space="0" w:color="auto"/>
        <w:left w:val="none" w:sz="0" w:space="0" w:color="auto"/>
        <w:bottom w:val="none" w:sz="0" w:space="0" w:color="auto"/>
        <w:right w:val="none" w:sz="0" w:space="0" w:color="auto"/>
      </w:divBdr>
    </w:div>
    <w:div w:id="1826430999">
      <w:bodyDiv w:val="1"/>
      <w:marLeft w:val="0"/>
      <w:marRight w:val="0"/>
      <w:marTop w:val="0"/>
      <w:marBottom w:val="0"/>
      <w:divBdr>
        <w:top w:val="none" w:sz="0" w:space="0" w:color="auto"/>
        <w:left w:val="none" w:sz="0" w:space="0" w:color="auto"/>
        <w:bottom w:val="none" w:sz="0" w:space="0" w:color="auto"/>
        <w:right w:val="none" w:sz="0" w:space="0" w:color="auto"/>
      </w:divBdr>
    </w:div>
    <w:div w:id="1954700904">
      <w:bodyDiv w:val="1"/>
      <w:marLeft w:val="0"/>
      <w:marRight w:val="0"/>
      <w:marTop w:val="0"/>
      <w:marBottom w:val="0"/>
      <w:divBdr>
        <w:top w:val="none" w:sz="0" w:space="0" w:color="auto"/>
        <w:left w:val="none" w:sz="0" w:space="0" w:color="auto"/>
        <w:bottom w:val="none" w:sz="0" w:space="0" w:color="auto"/>
        <w:right w:val="none" w:sz="0" w:space="0" w:color="auto"/>
      </w:divBdr>
    </w:div>
    <w:div w:id="2118013775">
      <w:bodyDiv w:val="1"/>
      <w:marLeft w:val="0"/>
      <w:marRight w:val="0"/>
      <w:marTop w:val="0"/>
      <w:marBottom w:val="0"/>
      <w:divBdr>
        <w:top w:val="none" w:sz="0" w:space="0" w:color="auto"/>
        <w:left w:val="none" w:sz="0" w:space="0" w:color="auto"/>
        <w:bottom w:val="none" w:sz="0" w:space="0" w:color="auto"/>
        <w:right w:val="none" w:sz="0" w:space="0" w:color="auto"/>
      </w:divBdr>
    </w:div>
    <w:div w:id="2123644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3931f04-8074-4399-b10d-c990814632ae">
      <Terms xmlns="http://schemas.microsoft.com/office/infopath/2007/PartnerControls"/>
    </lcf76f155ced4ddcb4097134ff3c332f>
    <TaxCatchAll xmlns="4e183583-58a1-451c-9bf4-5e7e2e581e4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B95C5305BF26E344808909570783611A" ma:contentTypeVersion="12" ma:contentTypeDescription="Crie um novo documento." ma:contentTypeScope="" ma:versionID="7cf1c383a1e985de4cf2add8b80ba91a">
  <xsd:schema xmlns:xsd="http://www.w3.org/2001/XMLSchema" xmlns:xs="http://www.w3.org/2001/XMLSchema" xmlns:p="http://schemas.microsoft.com/office/2006/metadata/properties" xmlns:ns2="33931f04-8074-4399-b10d-c990814632ae" xmlns:ns3="4e183583-58a1-451c-9bf4-5e7e2e581e4b" targetNamespace="http://schemas.microsoft.com/office/2006/metadata/properties" ma:root="true" ma:fieldsID="1dc7a60d960471ac7111c559bf64525b" ns2:_="" ns3:_="">
    <xsd:import namespace="33931f04-8074-4399-b10d-c990814632ae"/>
    <xsd:import namespace="4e183583-58a1-451c-9bf4-5e7e2e581e4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31f04-8074-4399-b10d-c990814632a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c56ea828-ee11-446e-95b9-ad31c686fb6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e183583-58a1-451c-9bf4-5e7e2e581e4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22478b-1330-4cf1-8a42-95e8817dfa7b}" ma:internalName="TaxCatchAll" ma:showField="CatchAllData" ma:web="4e183583-58a1-451c-9bf4-5e7e2e581e4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7DE1EA4-6FAA-448E-998E-7A4E268B05EB}">
  <ds:schemaRefs>
    <ds:schemaRef ds:uri="http://schemas.microsoft.com/office/2006/metadata/properties"/>
    <ds:schemaRef ds:uri="http://schemas.microsoft.com/office/infopath/2007/PartnerControls"/>
    <ds:schemaRef ds:uri="33931f04-8074-4399-b10d-c990814632ae"/>
    <ds:schemaRef ds:uri="4e183583-58a1-451c-9bf4-5e7e2e581e4b"/>
  </ds:schemaRefs>
</ds:datastoreItem>
</file>

<file path=customXml/itemProps2.xml><?xml version="1.0" encoding="utf-8"?>
<ds:datastoreItem xmlns:ds="http://schemas.openxmlformats.org/officeDocument/2006/customXml" ds:itemID="{64ED2313-2AE5-5F49-8D9A-C84B33D93F71}">
  <ds:schemaRefs>
    <ds:schemaRef ds:uri="http://schemas.openxmlformats.org/officeDocument/2006/bibliography"/>
  </ds:schemaRefs>
</ds:datastoreItem>
</file>

<file path=customXml/itemProps3.xml><?xml version="1.0" encoding="utf-8"?>
<ds:datastoreItem xmlns:ds="http://schemas.openxmlformats.org/officeDocument/2006/customXml" ds:itemID="{546FA833-A13D-4ADE-9B00-5659386B8FC8}"/>
</file>

<file path=customXml/itemProps4.xml><?xml version="1.0" encoding="utf-8"?>
<ds:datastoreItem xmlns:ds="http://schemas.openxmlformats.org/officeDocument/2006/customXml" ds:itemID="{C39F32B6-9735-4587-8205-1C22FAFEC02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2545</Words>
  <Characters>15196</Characters>
  <Application>Microsoft Office Word</Application>
  <DocSecurity>0</DocSecurity>
  <Lines>281</Lines>
  <Paragraphs>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Gisele Assis</dc:creator>
  <cp:keywords/>
  <dc:description/>
  <cp:lastModifiedBy>Letícia Santana Rodrigues</cp:lastModifiedBy>
  <cp:revision>7</cp:revision>
  <cp:lastPrinted>2025-06-03T22:08:00Z</cp:lastPrinted>
  <dcterms:created xsi:type="dcterms:W3CDTF">2026-04-01T19:30:00Z</dcterms:created>
  <dcterms:modified xsi:type="dcterms:W3CDTF">2026-04-01T20:26:00Z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0x010100B95C5305BF26E344808909570783611A</vt:lpwstr>
  </property>
</Properties>
</file>