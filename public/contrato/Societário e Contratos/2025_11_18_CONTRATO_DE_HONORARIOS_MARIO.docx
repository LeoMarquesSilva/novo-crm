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implesTabela21"/>
        <w:tblW w:w="8789" w:type="dxa"/>
        <w:jc w:val="center"/>
        <w:tblBorders>
          <w:top w:val="single" w:sz="12" w:space="0" w:color="auto"/>
          <w:bottom w:val="single" w:sz="12" w:space="0" w:color="auto"/>
        </w:tblBorders>
        <w:tblLook w:val="04A0" w:firstRow="1" w:lastRow="0" w:firstColumn="1" w:lastColumn="0" w:noHBand="0" w:noVBand="1"/>
      </w:tblPr>
      <w:tblGrid>
        <w:gridCol w:w="8789"/>
      </w:tblGrid>
      <w:tr w:rsidR="00C54923" w:rsidRPr="00511A73" w14:paraId="288996D6" w14:textId="77777777" w:rsidTr="000B62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89" w:type="dxa"/>
            <w:tcBorders>
              <w:bottom w:val="none" w:sz="0" w:space="0" w:color="auto"/>
            </w:tcBorders>
          </w:tcPr>
          <w:p w14:paraId="6EC2216F" w14:textId="77777777" w:rsidR="003D3790" w:rsidRPr="00511A73" w:rsidRDefault="003D3790" w:rsidP="007253AB">
            <w:pPr>
              <w:spacing w:before="120" w:after="120" w:line="320" w:lineRule="exact"/>
              <w:jc w:val="center"/>
              <w:rPr>
                <w:rFonts w:ascii="Times New Roman" w:hAnsi="Times New Roman" w:cs="Times New Roman"/>
                <w:b w:val="0"/>
                <w:bCs w:val="0"/>
                <w:smallCaps/>
              </w:rPr>
            </w:pPr>
            <w:r w:rsidRPr="00511A73">
              <w:rPr>
                <w:rFonts w:ascii="Times New Roman" w:eastAsia="Times New Roman" w:hAnsi="Times New Roman" w:cs="Times New Roman"/>
                <w:smallCaps/>
                <w:lang w:eastAsia="pt-BR"/>
              </w:rPr>
              <w:t>Contrato de Prestação de Serviços Advocatícios</w:t>
            </w:r>
          </w:p>
        </w:tc>
      </w:tr>
    </w:tbl>
    <w:p w14:paraId="6AFB705F" w14:textId="77777777" w:rsidR="00A6666D" w:rsidRPr="00511A73" w:rsidRDefault="00A6666D" w:rsidP="00511A73">
      <w:pPr>
        <w:spacing w:after="0" w:line="320" w:lineRule="exact"/>
        <w:jc w:val="center"/>
        <w:rPr>
          <w:rFonts w:ascii="Times New Roman" w:hAnsi="Times New Roman" w:cs="Times New Roman"/>
          <w:b/>
        </w:rPr>
      </w:pPr>
    </w:p>
    <w:p w14:paraId="3161DA7B" w14:textId="77777777" w:rsidR="003D3790" w:rsidRPr="00511A73" w:rsidRDefault="003D3790" w:rsidP="00511A73">
      <w:pPr>
        <w:spacing w:after="0" w:line="320" w:lineRule="exact"/>
        <w:jc w:val="both"/>
        <w:rPr>
          <w:rFonts w:ascii="Times New Roman" w:eastAsia="Times New Roman" w:hAnsi="Times New Roman" w:cs="Times New Roman"/>
          <w:lang w:eastAsia="pt-BR"/>
        </w:rPr>
      </w:pPr>
      <w:r w:rsidRPr="00511A73">
        <w:rPr>
          <w:rFonts w:ascii="Times New Roman" w:eastAsia="Times New Roman" w:hAnsi="Times New Roman" w:cs="Times New Roman"/>
          <w:lang w:eastAsia="pt-BR"/>
        </w:rPr>
        <w:t>Pelo presente instrumento particular, as partes a seguir identificadas e qualificadas:</w:t>
      </w:r>
    </w:p>
    <w:p w14:paraId="1FA50994" w14:textId="77777777" w:rsidR="00E721BD" w:rsidRPr="00511A73" w:rsidRDefault="00E721BD" w:rsidP="00511A73">
      <w:pPr>
        <w:spacing w:after="0" w:line="320" w:lineRule="exact"/>
        <w:jc w:val="both"/>
        <w:rPr>
          <w:rFonts w:ascii="Times New Roman" w:eastAsia="Times New Roman" w:hAnsi="Times New Roman" w:cs="Times New Roman"/>
          <w:lang w:eastAsia="pt-BR"/>
        </w:rPr>
      </w:pPr>
    </w:p>
    <w:p w14:paraId="0B4B5B2B" w14:textId="1A6B40D1" w:rsidR="00E721BD" w:rsidRPr="00255EDC" w:rsidRDefault="00255EDC" w:rsidP="00511A73">
      <w:pPr>
        <w:spacing w:after="0" w:line="320" w:lineRule="exact"/>
        <w:jc w:val="both"/>
        <w:rPr>
          <w:rFonts w:ascii="Times New Roman" w:eastAsia="Times New Roman" w:hAnsi="Times New Roman" w:cs="Times New Roman"/>
          <w:lang w:eastAsia="pt-BR"/>
        </w:rPr>
      </w:pPr>
      <w:r w:rsidRPr="00255EDC">
        <w:rPr>
          <w:rFonts w:ascii="Times New Roman" w:eastAsia="Times New Roman" w:hAnsi="Times New Roman" w:cs="Times New Roman"/>
          <w:b/>
          <w:bCs/>
          <w:smallCaps/>
          <w:lang w:eastAsia="pt-BR"/>
        </w:rPr>
        <w:t xml:space="preserve">Clínica </w:t>
      </w:r>
      <w:r>
        <w:rPr>
          <w:rFonts w:ascii="Times New Roman" w:eastAsia="Times New Roman" w:hAnsi="Times New Roman" w:cs="Times New Roman"/>
          <w:b/>
          <w:bCs/>
          <w:smallCaps/>
          <w:lang w:eastAsia="pt-BR"/>
        </w:rPr>
        <w:t>d</w:t>
      </w:r>
      <w:r w:rsidRPr="00255EDC">
        <w:rPr>
          <w:rFonts w:ascii="Times New Roman" w:eastAsia="Times New Roman" w:hAnsi="Times New Roman" w:cs="Times New Roman"/>
          <w:b/>
          <w:bCs/>
          <w:smallCaps/>
          <w:lang w:eastAsia="pt-BR"/>
        </w:rPr>
        <w:t>e Cirurgia Plástica Facial Dr. Mario Ferraz LTDA</w:t>
      </w:r>
      <w:r>
        <w:rPr>
          <w:rFonts w:ascii="Times New Roman" w:eastAsia="Times New Roman" w:hAnsi="Times New Roman" w:cs="Times New Roman"/>
          <w:b/>
          <w:bCs/>
          <w:smallCaps/>
          <w:lang w:eastAsia="pt-BR"/>
        </w:rPr>
        <w:t>.</w:t>
      </w:r>
      <w:r w:rsidRPr="00255EDC">
        <w:rPr>
          <w:rFonts w:ascii="Times New Roman" w:eastAsia="Times New Roman" w:hAnsi="Times New Roman" w:cs="Times New Roman"/>
          <w:b/>
          <w:bCs/>
          <w:smallCaps/>
          <w:lang w:eastAsia="pt-BR"/>
        </w:rPr>
        <w:t xml:space="preserve">, </w:t>
      </w:r>
      <w:r w:rsidR="007E121A">
        <w:rPr>
          <w:rFonts w:ascii="Times New Roman" w:eastAsia="Times New Roman" w:hAnsi="Times New Roman" w:cs="Times New Roman"/>
          <w:lang w:eastAsia="pt-BR"/>
        </w:rPr>
        <w:t>pessoa jurídica de direito privado</w:t>
      </w:r>
      <w:r w:rsidRPr="00255EDC">
        <w:rPr>
          <w:rFonts w:ascii="Times New Roman" w:eastAsia="Times New Roman" w:hAnsi="Times New Roman" w:cs="Times New Roman"/>
          <w:lang w:eastAsia="pt-BR"/>
        </w:rPr>
        <w:t xml:space="preserve">, inscrita no CNPJ/MF sob o nº 11.476.492/0001-02, </w:t>
      </w:r>
      <w:r w:rsidR="00BE2320">
        <w:rPr>
          <w:rFonts w:ascii="Times New Roman" w:eastAsia="Times New Roman" w:hAnsi="Times New Roman" w:cs="Times New Roman"/>
          <w:lang w:eastAsia="pt-BR"/>
        </w:rPr>
        <w:t>com sede na Avenida José Bonifáci</w:t>
      </w:r>
      <w:r w:rsidR="000452C9">
        <w:rPr>
          <w:rFonts w:ascii="Times New Roman" w:eastAsia="Times New Roman" w:hAnsi="Times New Roman" w:cs="Times New Roman"/>
          <w:lang w:eastAsia="pt-BR"/>
        </w:rPr>
        <w:t xml:space="preserve">o, n.º </w:t>
      </w:r>
      <w:r w:rsidR="00F66E6B">
        <w:rPr>
          <w:rFonts w:ascii="Times New Roman" w:eastAsia="Times New Roman" w:hAnsi="Times New Roman" w:cs="Times New Roman"/>
          <w:lang w:eastAsia="pt-BR"/>
        </w:rPr>
        <w:t>2890, Vila Bran</w:t>
      </w:r>
      <w:r w:rsidR="001C308B">
        <w:rPr>
          <w:rFonts w:ascii="Times New Roman" w:eastAsia="Times New Roman" w:hAnsi="Times New Roman" w:cs="Times New Roman"/>
          <w:lang w:eastAsia="pt-BR"/>
        </w:rPr>
        <w:t>dina, CEP 13.092-305, na cidade de Campinas, estado de São Paulo</w:t>
      </w:r>
      <w:r w:rsidR="007D316A" w:rsidRPr="00511A73">
        <w:rPr>
          <w:rFonts w:ascii="Times New Roman" w:eastAsia="Times New Roman" w:hAnsi="Times New Roman" w:cs="Times New Roman"/>
          <w:lang w:eastAsia="pt-BR"/>
        </w:rPr>
        <w:t xml:space="preserve">, doravante denominada </w:t>
      </w:r>
      <w:r w:rsidR="00E721BD" w:rsidRPr="00511A73">
        <w:rPr>
          <w:rFonts w:ascii="Times New Roman" w:eastAsia="Times New Roman" w:hAnsi="Times New Roman" w:cs="Times New Roman"/>
          <w:b/>
          <w:bCs/>
          <w:lang w:eastAsia="pt-BR"/>
        </w:rPr>
        <w:t>“</w:t>
      </w:r>
      <w:r w:rsidR="00E721BD" w:rsidRPr="00071AA5">
        <w:rPr>
          <w:rFonts w:ascii="Times New Roman" w:hAnsi="Times New Roman"/>
          <w:b/>
          <w:smallCaps/>
          <w:u w:val="single"/>
        </w:rPr>
        <w:t>Contratante</w:t>
      </w:r>
      <w:r w:rsidR="00E721BD" w:rsidRPr="00511A73">
        <w:rPr>
          <w:rFonts w:ascii="Times New Roman" w:eastAsia="Times New Roman" w:hAnsi="Times New Roman" w:cs="Times New Roman"/>
          <w:b/>
          <w:bCs/>
          <w:lang w:eastAsia="pt-BR"/>
        </w:rPr>
        <w:t>”</w:t>
      </w:r>
      <w:r w:rsidR="00E721BD" w:rsidRPr="00511A73">
        <w:rPr>
          <w:rFonts w:ascii="Times New Roman" w:eastAsia="Times New Roman" w:hAnsi="Times New Roman" w:cs="Times New Roman"/>
          <w:lang w:eastAsia="pt-BR"/>
        </w:rPr>
        <w:t>.</w:t>
      </w:r>
    </w:p>
    <w:p w14:paraId="75489817" w14:textId="77777777" w:rsidR="00E721BD" w:rsidRPr="00511A73" w:rsidRDefault="00E721BD" w:rsidP="00511A73">
      <w:pPr>
        <w:spacing w:after="0" w:line="320" w:lineRule="exact"/>
        <w:jc w:val="both"/>
        <w:rPr>
          <w:rFonts w:ascii="Times New Roman" w:eastAsia="Times New Roman" w:hAnsi="Times New Roman" w:cs="Times New Roman"/>
          <w:lang w:eastAsia="pt-BR"/>
        </w:rPr>
      </w:pPr>
    </w:p>
    <w:p w14:paraId="5C63CB64" w14:textId="09E14DF9" w:rsidR="003D3790" w:rsidRPr="00511A73" w:rsidRDefault="003D3790" w:rsidP="00511A73">
      <w:pPr>
        <w:spacing w:after="0" w:line="320" w:lineRule="exact"/>
        <w:jc w:val="both"/>
        <w:rPr>
          <w:rFonts w:ascii="Times New Roman" w:eastAsia="Arial Unicode MS" w:hAnsi="Times New Roman" w:cs="Times New Roman"/>
          <w:lang w:eastAsia="pt-BR"/>
        </w:rPr>
      </w:pPr>
      <w:r w:rsidRPr="00511A73">
        <w:rPr>
          <w:rFonts w:ascii="Times New Roman" w:eastAsia="Arial Unicode MS" w:hAnsi="Times New Roman" w:cs="Times New Roman"/>
          <w:b/>
          <w:smallCaps/>
          <w:lang w:eastAsia="pt-BR"/>
        </w:rPr>
        <w:t>Bismarchi</w:t>
      </w:r>
      <w:r w:rsidR="00171161" w:rsidRPr="00511A73">
        <w:rPr>
          <w:rFonts w:ascii="Times New Roman" w:eastAsia="Arial Unicode MS" w:hAnsi="Times New Roman" w:cs="Times New Roman"/>
          <w:b/>
          <w:smallCaps/>
          <w:lang w:eastAsia="pt-BR"/>
        </w:rPr>
        <w:t xml:space="preserve"> </w:t>
      </w:r>
      <w:r w:rsidR="00171161" w:rsidRPr="00511A73">
        <w:rPr>
          <w:rFonts w:ascii="Times New Roman" w:hAnsi="Times New Roman" w:cs="Times New Roman"/>
          <w:b/>
          <w:smallCaps/>
        </w:rPr>
        <w:t>|</w:t>
      </w:r>
      <w:r w:rsidRPr="00511A73">
        <w:rPr>
          <w:rFonts w:ascii="Times New Roman" w:eastAsia="Arial Unicode MS" w:hAnsi="Times New Roman" w:cs="Times New Roman"/>
          <w:b/>
          <w:smallCaps/>
          <w:lang w:eastAsia="pt-BR"/>
        </w:rPr>
        <w:t xml:space="preserve"> Pires</w:t>
      </w:r>
      <w:r w:rsidR="00171161" w:rsidRPr="00511A73">
        <w:rPr>
          <w:rFonts w:ascii="Times New Roman" w:eastAsia="Arial Unicode MS" w:hAnsi="Times New Roman" w:cs="Times New Roman"/>
          <w:b/>
          <w:smallCaps/>
          <w:lang w:eastAsia="pt-BR"/>
        </w:rPr>
        <w:t xml:space="preserve"> </w:t>
      </w:r>
      <w:r w:rsidRPr="00511A73">
        <w:rPr>
          <w:rFonts w:ascii="Times New Roman" w:eastAsia="Arial Unicode MS" w:hAnsi="Times New Roman" w:cs="Times New Roman"/>
          <w:b/>
          <w:smallCaps/>
          <w:lang w:eastAsia="pt-BR"/>
        </w:rPr>
        <w:t xml:space="preserve">– Sociedade </w:t>
      </w:r>
      <w:r w:rsidR="00171161" w:rsidRPr="00511A73">
        <w:rPr>
          <w:rFonts w:ascii="Times New Roman" w:eastAsia="Arial Unicode MS" w:hAnsi="Times New Roman" w:cs="Times New Roman"/>
          <w:b/>
          <w:smallCaps/>
          <w:lang w:eastAsia="pt-BR"/>
        </w:rPr>
        <w:t>d</w:t>
      </w:r>
      <w:r w:rsidRPr="00511A73">
        <w:rPr>
          <w:rFonts w:ascii="Times New Roman" w:eastAsia="Arial Unicode MS" w:hAnsi="Times New Roman" w:cs="Times New Roman"/>
          <w:b/>
          <w:smallCaps/>
          <w:lang w:eastAsia="pt-BR"/>
        </w:rPr>
        <w:t>e Advogados</w:t>
      </w:r>
      <w:r w:rsidRPr="00511A73">
        <w:rPr>
          <w:rFonts w:ascii="Times New Roman" w:eastAsia="Arial Unicode MS" w:hAnsi="Times New Roman" w:cs="Times New Roman"/>
          <w:bCs/>
          <w:lang w:eastAsia="pt-BR"/>
        </w:rPr>
        <w:t>,</w:t>
      </w:r>
      <w:r w:rsidRPr="00511A73">
        <w:rPr>
          <w:rFonts w:ascii="Times New Roman" w:eastAsia="Arial Unicode MS" w:hAnsi="Times New Roman" w:cs="Times New Roman"/>
          <w:lang w:eastAsia="pt-BR"/>
        </w:rPr>
        <w:t xml:space="preserve"> </w:t>
      </w:r>
      <w:r w:rsidR="0047637A" w:rsidRPr="00511A73">
        <w:rPr>
          <w:rFonts w:ascii="Times New Roman" w:eastAsia="Times New Roman" w:hAnsi="Times New Roman" w:cs="Times New Roman"/>
          <w:lang w:eastAsia="pt-BR"/>
        </w:rPr>
        <w:t xml:space="preserve">pessoa jurídica de direito privado, inscrita no CNPJ sob o nº 26.080.152/0001-35, com sede na Rua Coronel Quirino, nº 1.266, bairro Cambuí, na Cidade de Campinas, Estado de São Paulo, CEP 13025-002, neste ato representada por seus sócios administradores </w:t>
      </w:r>
      <w:r w:rsidR="0047637A" w:rsidRPr="00511A73">
        <w:rPr>
          <w:rFonts w:ascii="Times New Roman" w:eastAsia="Times New Roman" w:hAnsi="Times New Roman" w:cs="Times New Roman"/>
          <w:b/>
          <w:bCs/>
          <w:smallCaps/>
          <w:lang w:eastAsia="pt-BR"/>
        </w:rPr>
        <w:t>Gustavo Bismarchi Motta</w:t>
      </w:r>
      <w:r w:rsidR="0047637A" w:rsidRPr="00511A73">
        <w:rPr>
          <w:rFonts w:ascii="Times New Roman" w:eastAsia="Times New Roman" w:hAnsi="Times New Roman" w:cs="Times New Roman"/>
          <w:lang w:eastAsia="pt-BR"/>
        </w:rPr>
        <w:t xml:space="preserve">, inscrito na OAB/SP sob o nº 275.477, e </w:t>
      </w:r>
      <w:r w:rsidR="0047637A" w:rsidRPr="00511A73">
        <w:rPr>
          <w:rFonts w:ascii="Times New Roman" w:eastAsia="Times New Roman" w:hAnsi="Times New Roman" w:cs="Times New Roman"/>
          <w:b/>
          <w:bCs/>
          <w:smallCaps/>
          <w:lang w:eastAsia="pt-BR"/>
        </w:rPr>
        <w:t>Ricardo Viscardi Pires</w:t>
      </w:r>
      <w:r w:rsidR="0047637A" w:rsidRPr="00511A73">
        <w:rPr>
          <w:rFonts w:ascii="Times New Roman" w:eastAsia="Times New Roman" w:hAnsi="Times New Roman" w:cs="Times New Roman"/>
          <w:lang w:eastAsia="pt-BR"/>
        </w:rPr>
        <w:t>, inscrito na OAB/SP sob o nº 353.389, doravante denominada</w:t>
      </w:r>
      <w:r w:rsidR="00CA13EC" w:rsidRPr="00511A73">
        <w:rPr>
          <w:rFonts w:ascii="Times New Roman" w:eastAsia="Arial Unicode MS" w:hAnsi="Times New Roman" w:cs="Times New Roman"/>
          <w:lang w:eastAsia="pt-BR"/>
        </w:rPr>
        <w:t xml:space="preserve"> </w:t>
      </w:r>
      <w:r w:rsidR="00D8662A" w:rsidRPr="00511A73">
        <w:rPr>
          <w:rFonts w:ascii="Times New Roman" w:eastAsia="Arial Unicode MS" w:hAnsi="Times New Roman" w:cs="Times New Roman"/>
          <w:lang w:eastAsia="pt-BR"/>
        </w:rPr>
        <w:t>“</w:t>
      </w:r>
      <w:r w:rsidR="00D8662A" w:rsidRPr="00511A73">
        <w:rPr>
          <w:rFonts w:ascii="Times New Roman" w:eastAsia="Arial Unicode MS" w:hAnsi="Times New Roman" w:cs="Times New Roman"/>
          <w:b/>
          <w:smallCaps/>
          <w:u w:val="single"/>
          <w:lang w:eastAsia="pt-BR"/>
        </w:rPr>
        <w:t>Contratada</w:t>
      </w:r>
      <w:r w:rsidR="00D8662A" w:rsidRPr="00511A73">
        <w:rPr>
          <w:rFonts w:ascii="Times New Roman" w:eastAsia="Arial Unicode MS" w:hAnsi="Times New Roman" w:cs="Times New Roman"/>
          <w:lang w:eastAsia="pt-BR"/>
        </w:rPr>
        <w:t>”</w:t>
      </w:r>
      <w:r w:rsidR="00CA13EC" w:rsidRPr="00511A73">
        <w:rPr>
          <w:rFonts w:ascii="Times New Roman" w:eastAsia="Arial Unicode MS" w:hAnsi="Times New Roman" w:cs="Times New Roman"/>
          <w:lang w:eastAsia="pt-BR"/>
        </w:rPr>
        <w:t>.</w:t>
      </w:r>
    </w:p>
    <w:p w14:paraId="1A123557" w14:textId="77777777" w:rsidR="00CA13EC" w:rsidRPr="005D58BD" w:rsidRDefault="00CA13EC" w:rsidP="00511A73">
      <w:pPr>
        <w:spacing w:after="0" w:line="320" w:lineRule="exact"/>
        <w:jc w:val="both"/>
        <w:rPr>
          <w:rFonts w:ascii="Times New Roman" w:hAnsi="Times New Roman"/>
          <w:b/>
          <w:smallCaps/>
        </w:rPr>
      </w:pPr>
    </w:p>
    <w:p w14:paraId="7B7EAEA4" w14:textId="32203EB3" w:rsidR="003D3790" w:rsidRPr="00511A73" w:rsidRDefault="003D3790" w:rsidP="00511A73">
      <w:pPr>
        <w:spacing w:after="0" w:line="320" w:lineRule="exact"/>
        <w:jc w:val="both"/>
        <w:rPr>
          <w:rFonts w:ascii="Times New Roman" w:eastAsia="Arial Unicode MS" w:hAnsi="Times New Roman" w:cs="Times New Roman"/>
          <w:lang w:eastAsia="pt-BR"/>
        </w:rPr>
      </w:pPr>
      <w:r w:rsidRPr="00511A73">
        <w:rPr>
          <w:rFonts w:ascii="Times New Roman" w:eastAsia="Arial Unicode MS" w:hAnsi="Times New Roman" w:cs="Times New Roman"/>
          <w:b/>
          <w:smallCaps/>
          <w:lang w:eastAsia="pt-BR"/>
        </w:rPr>
        <w:t xml:space="preserve">Contratante </w:t>
      </w:r>
      <w:r w:rsidRPr="00511A73">
        <w:rPr>
          <w:rFonts w:ascii="Times New Roman" w:eastAsia="Arial Unicode MS" w:hAnsi="Times New Roman" w:cs="Times New Roman"/>
          <w:lang w:eastAsia="pt-BR"/>
        </w:rPr>
        <w:t xml:space="preserve">e </w:t>
      </w:r>
      <w:r w:rsidRPr="00511A73">
        <w:rPr>
          <w:rFonts w:ascii="Times New Roman" w:eastAsia="Arial Unicode MS" w:hAnsi="Times New Roman" w:cs="Times New Roman"/>
          <w:b/>
          <w:smallCaps/>
          <w:lang w:eastAsia="pt-BR"/>
        </w:rPr>
        <w:t>Contratada</w:t>
      </w:r>
      <w:r w:rsidRPr="00511A73">
        <w:rPr>
          <w:rFonts w:ascii="Times New Roman" w:eastAsia="Arial Unicode MS" w:hAnsi="Times New Roman" w:cs="Times New Roman"/>
          <w:lang w:eastAsia="pt-BR"/>
        </w:rPr>
        <w:t xml:space="preserve"> quando, em conjunto, doravante denominadas “</w:t>
      </w:r>
      <w:r w:rsidRPr="00511A73">
        <w:rPr>
          <w:rFonts w:ascii="Times New Roman" w:eastAsia="Arial Unicode MS" w:hAnsi="Times New Roman" w:cs="Times New Roman"/>
          <w:u w:val="single"/>
          <w:lang w:eastAsia="pt-BR"/>
        </w:rPr>
        <w:t>Partes</w:t>
      </w:r>
      <w:r w:rsidRPr="00511A73">
        <w:rPr>
          <w:rFonts w:ascii="Times New Roman" w:eastAsia="Arial Unicode MS" w:hAnsi="Times New Roman" w:cs="Times New Roman"/>
          <w:lang w:eastAsia="pt-BR"/>
        </w:rPr>
        <w:t>” e, individual e indiscriminadamente, “</w:t>
      </w:r>
      <w:r w:rsidRPr="00511A73">
        <w:rPr>
          <w:rFonts w:ascii="Times New Roman" w:eastAsia="Arial Unicode MS" w:hAnsi="Times New Roman" w:cs="Times New Roman"/>
          <w:u w:val="single"/>
          <w:lang w:eastAsia="pt-BR"/>
        </w:rPr>
        <w:t>Parte</w:t>
      </w:r>
      <w:r w:rsidRPr="00511A73">
        <w:rPr>
          <w:rFonts w:ascii="Times New Roman" w:eastAsia="Arial Unicode MS" w:hAnsi="Times New Roman" w:cs="Times New Roman"/>
          <w:lang w:eastAsia="pt-BR"/>
        </w:rPr>
        <w:t>”, têm entre si, justo e acordado os termos do presente Contrato de Prestação de Serviços Advocatícios (“</w:t>
      </w:r>
      <w:r w:rsidRPr="00511A73">
        <w:rPr>
          <w:rFonts w:ascii="Times New Roman" w:eastAsia="Arial Unicode MS" w:hAnsi="Times New Roman" w:cs="Times New Roman"/>
          <w:u w:val="single"/>
          <w:lang w:eastAsia="pt-BR"/>
        </w:rPr>
        <w:t>Contrato</w:t>
      </w:r>
      <w:r w:rsidRPr="00511A73">
        <w:rPr>
          <w:rFonts w:ascii="Times New Roman" w:eastAsia="Arial Unicode MS" w:hAnsi="Times New Roman" w:cs="Times New Roman"/>
          <w:lang w:eastAsia="pt-BR"/>
        </w:rPr>
        <w:t>”), o qual reger-se-á pelas seguintes cláusulas e condições.</w:t>
      </w:r>
    </w:p>
    <w:p w14:paraId="45FEB852" w14:textId="77777777" w:rsidR="003D3790" w:rsidRPr="00511A73" w:rsidRDefault="003D3790" w:rsidP="00511A73">
      <w:pPr>
        <w:spacing w:after="0" w:line="320" w:lineRule="exact"/>
        <w:jc w:val="both"/>
        <w:rPr>
          <w:rFonts w:ascii="Times New Roman" w:eastAsia="Times New Roman" w:hAnsi="Times New Roman" w:cs="Times New Roman"/>
          <w:lang w:eastAsia="pt-BR"/>
        </w:rPr>
      </w:pPr>
    </w:p>
    <w:p w14:paraId="57F20D9C" w14:textId="525C1E62" w:rsidR="003D3790" w:rsidRPr="00511A73" w:rsidRDefault="003D3790" w:rsidP="000B68D5">
      <w:pPr>
        <w:pStyle w:val="PargrafodaLista"/>
        <w:numPr>
          <w:ilvl w:val="0"/>
          <w:numId w:val="1"/>
        </w:numPr>
        <w:spacing w:after="0" w:line="320" w:lineRule="exact"/>
        <w:jc w:val="both"/>
        <w:rPr>
          <w:rFonts w:ascii="Times New Roman" w:eastAsia="Times New Roman" w:hAnsi="Times New Roman"/>
          <w:b/>
          <w:bCs/>
          <w:smallCaps/>
          <w:lang w:eastAsia="pt-BR"/>
        </w:rPr>
      </w:pPr>
      <w:r w:rsidRPr="00511A73">
        <w:rPr>
          <w:rFonts w:ascii="Times New Roman" w:eastAsia="Times New Roman" w:hAnsi="Times New Roman"/>
          <w:b/>
          <w:bCs/>
          <w:smallCaps/>
          <w:lang w:eastAsia="pt-BR"/>
        </w:rPr>
        <w:t xml:space="preserve">Objeto do Contrato </w:t>
      </w:r>
    </w:p>
    <w:p w14:paraId="7C01021E" w14:textId="77777777" w:rsidR="003D3790" w:rsidRPr="00511A73" w:rsidRDefault="003D3790" w:rsidP="00511A73">
      <w:pPr>
        <w:spacing w:after="0" w:line="320" w:lineRule="exact"/>
        <w:ind w:left="360"/>
        <w:jc w:val="both"/>
        <w:rPr>
          <w:rFonts w:ascii="Times New Roman" w:eastAsia="Times New Roman" w:hAnsi="Times New Roman" w:cs="Times New Roman"/>
          <w:b/>
          <w:bCs/>
          <w:smallCaps/>
          <w:lang w:eastAsia="pt-BR"/>
        </w:rPr>
      </w:pPr>
    </w:p>
    <w:p w14:paraId="269E7CF7" w14:textId="0AF1CF20" w:rsidR="00660F3C" w:rsidRPr="00265440" w:rsidRDefault="00660F3C" w:rsidP="00511A73">
      <w:pPr>
        <w:pStyle w:val="Ttulo1"/>
        <w:rPr>
          <w:sz w:val="22"/>
        </w:rPr>
      </w:pPr>
      <w:bookmarkStart w:id="0" w:name="_Ref149757204"/>
      <w:bookmarkStart w:id="1" w:name="_Ref153452272"/>
      <w:r w:rsidRPr="00265440">
        <w:rPr>
          <w:i/>
          <w:sz w:val="22"/>
        </w:rPr>
        <w:t xml:space="preserve">Objeto. </w:t>
      </w:r>
      <w:r w:rsidRPr="00265440">
        <w:rPr>
          <w:sz w:val="22"/>
        </w:rPr>
        <w:t xml:space="preserve">O Contrato </w:t>
      </w:r>
      <w:bookmarkEnd w:id="0"/>
      <w:bookmarkEnd w:id="1"/>
      <w:r w:rsidRPr="00265440">
        <w:rPr>
          <w:sz w:val="22"/>
        </w:rPr>
        <w:t xml:space="preserve">tem por objeto a prestação de serviços </w:t>
      </w:r>
      <w:r w:rsidR="00A20219">
        <w:rPr>
          <w:sz w:val="22"/>
          <w:szCs w:val="22"/>
        </w:rPr>
        <w:t xml:space="preserve">advocatícios </w:t>
      </w:r>
      <w:r w:rsidRPr="00265440">
        <w:rPr>
          <w:sz w:val="22"/>
        </w:rPr>
        <w:t>especializados</w:t>
      </w:r>
      <w:r w:rsidR="00A20219">
        <w:rPr>
          <w:sz w:val="22"/>
          <w:szCs w:val="22"/>
        </w:rPr>
        <w:t>, conforme as seguintes etapas</w:t>
      </w:r>
      <w:r w:rsidR="009C2410" w:rsidRPr="00265440">
        <w:rPr>
          <w:sz w:val="22"/>
          <w:szCs w:val="22"/>
        </w:rPr>
        <w:t xml:space="preserve"> </w:t>
      </w:r>
      <w:r w:rsidR="00310F0A" w:rsidRPr="00265440">
        <w:rPr>
          <w:sz w:val="22"/>
          <w:szCs w:val="22"/>
        </w:rPr>
        <w:t>(“</w:t>
      </w:r>
      <w:r w:rsidR="00310F0A" w:rsidRPr="00265440">
        <w:rPr>
          <w:sz w:val="22"/>
          <w:szCs w:val="22"/>
          <w:u w:val="single"/>
        </w:rPr>
        <w:t>Serviços</w:t>
      </w:r>
      <w:r w:rsidR="00310F0A" w:rsidRPr="00265440">
        <w:rPr>
          <w:sz w:val="22"/>
          <w:szCs w:val="22"/>
        </w:rPr>
        <w:t>”)</w:t>
      </w:r>
      <w:r w:rsidR="001609A4" w:rsidRPr="00265440">
        <w:rPr>
          <w:sz w:val="22"/>
          <w:szCs w:val="22"/>
        </w:rPr>
        <w:t>:</w:t>
      </w:r>
    </w:p>
    <w:p w14:paraId="292CD305" w14:textId="77777777" w:rsidR="00660F3C" w:rsidRPr="00265440" w:rsidRDefault="00660F3C" w:rsidP="005D58BD">
      <w:pPr>
        <w:spacing w:after="0" w:line="320" w:lineRule="exact"/>
        <w:jc w:val="both"/>
        <w:rPr>
          <w:rFonts w:ascii="Times New Roman" w:hAnsi="Times New Roman"/>
        </w:rPr>
      </w:pPr>
    </w:p>
    <w:p w14:paraId="5A37974A" w14:textId="4F77176A" w:rsidR="00216770" w:rsidRPr="00265440" w:rsidRDefault="009C2410" w:rsidP="009C2410">
      <w:pPr>
        <w:pStyle w:val="Ttulo2"/>
        <w:rPr>
          <w:sz w:val="22"/>
          <w:szCs w:val="22"/>
        </w:rPr>
      </w:pPr>
      <w:r w:rsidRPr="00265440">
        <w:rPr>
          <w:i/>
          <w:iCs/>
          <w:sz w:val="22"/>
          <w:szCs w:val="22"/>
        </w:rPr>
        <w:t>Diagnóstico.</w:t>
      </w:r>
      <w:r w:rsidRPr="00265440">
        <w:rPr>
          <w:sz w:val="22"/>
          <w:szCs w:val="22"/>
        </w:rPr>
        <w:t xml:space="preserve"> Inicialmente</w:t>
      </w:r>
      <w:r w:rsidR="00EA22E1">
        <w:rPr>
          <w:sz w:val="22"/>
          <w:szCs w:val="22"/>
        </w:rPr>
        <w:t>,</w:t>
      </w:r>
      <w:r w:rsidRPr="00265440">
        <w:rPr>
          <w:sz w:val="22"/>
          <w:szCs w:val="22"/>
        </w:rPr>
        <w:t xml:space="preserve"> será realizad</w:t>
      </w:r>
      <w:r w:rsidR="00EA22E1">
        <w:rPr>
          <w:sz w:val="22"/>
          <w:szCs w:val="22"/>
        </w:rPr>
        <w:t>a</w:t>
      </w:r>
      <w:r w:rsidRPr="00265440">
        <w:rPr>
          <w:sz w:val="22"/>
          <w:szCs w:val="22"/>
        </w:rPr>
        <w:t xml:space="preserve"> a análise técnica e jurídica dos </w:t>
      </w:r>
      <w:r w:rsidR="00265440">
        <w:rPr>
          <w:sz w:val="22"/>
          <w:szCs w:val="22"/>
        </w:rPr>
        <w:t>C</w:t>
      </w:r>
      <w:r w:rsidRPr="00265440">
        <w:rPr>
          <w:sz w:val="22"/>
          <w:szCs w:val="22"/>
        </w:rPr>
        <w:t xml:space="preserve">ontratos </w:t>
      </w:r>
      <w:r w:rsidR="00265440">
        <w:rPr>
          <w:sz w:val="22"/>
          <w:szCs w:val="22"/>
        </w:rPr>
        <w:t>S</w:t>
      </w:r>
      <w:r w:rsidRPr="00265440">
        <w:rPr>
          <w:sz w:val="22"/>
          <w:szCs w:val="22"/>
        </w:rPr>
        <w:t>ociais e atos constitutivos atualmente arquivados, com o objetivo de identificar a natureza jurídica, estrutura de capital, forma de administração, responsabilidades e eventuais inconformidades legais. Serão verificadas também as disposições sobre entrada e saída de sócios, sucessão, distribuição de lucros, governança e poderes de gestão</w:t>
      </w:r>
      <w:r w:rsidR="00805F88">
        <w:rPr>
          <w:sz w:val="22"/>
          <w:szCs w:val="22"/>
        </w:rPr>
        <w:t>.</w:t>
      </w:r>
    </w:p>
    <w:p w14:paraId="159F074D" w14:textId="77777777" w:rsidR="009C2410" w:rsidRPr="00265440" w:rsidRDefault="009C2410" w:rsidP="009C2410">
      <w:pPr>
        <w:rPr>
          <w:lang w:eastAsia="pt-BR"/>
        </w:rPr>
      </w:pPr>
    </w:p>
    <w:p w14:paraId="26A2D9B8" w14:textId="68DE6F21" w:rsidR="009C2410" w:rsidRPr="00265440" w:rsidRDefault="009C2410" w:rsidP="009C2410">
      <w:pPr>
        <w:pStyle w:val="Ttulo2"/>
      </w:pPr>
      <w:r w:rsidRPr="00265440">
        <w:rPr>
          <w:i/>
          <w:iCs/>
        </w:rPr>
        <w:t xml:space="preserve">Estruturação dos Cenários. </w:t>
      </w:r>
      <w:r w:rsidRPr="00265440">
        <w:t>Com base no diagnóstico, proceder-se-á à avaliação da estrutura societária atual e à elaboração de cenários jurídicos possíveis para a reorganização empresarial, considerando alternativas como sociedade simples, sociedade limitada ou sociedade em conta de participação (SCP), esta última analisada tanto sob a ótica do sócio ostensivo quanto do sócio participante.</w:t>
      </w:r>
    </w:p>
    <w:p w14:paraId="6FBCED6E" w14:textId="77777777" w:rsidR="00924BDE" w:rsidRPr="00265440" w:rsidRDefault="00924BDE" w:rsidP="00924BDE">
      <w:pPr>
        <w:rPr>
          <w:i/>
          <w:iCs/>
          <w:lang w:eastAsia="pt-BR"/>
        </w:rPr>
      </w:pPr>
    </w:p>
    <w:p w14:paraId="5E46C097" w14:textId="6D3D109F" w:rsidR="00924BDE" w:rsidRPr="00265440" w:rsidRDefault="00924BDE" w:rsidP="00924BDE">
      <w:pPr>
        <w:pStyle w:val="Ttulo2"/>
      </w:pPr>
      <w:r w:rsidRPr="00265440">
        <w:rPr>
          <w:i/>
          <w:iCs/>
        </w:rPr>
        <w:t xml:space="preserve">Validação Tributária/Contábil. </w:t>
      </w:r>
      <w:r w:rsidRPr="00265440">
        <w:t>A etapa seguinte consistirá na validação da análise tributária e contábil complementar, em colaboração com o contador da empresa, a fim de mensurar os impactos financeiros e fiscais decorrentes de cada cenário, incluindo custos de implementação, regime tributário aplicável, efeitos sobre a distribuição de lucros e eventuais reflexos trabalhistas e previdenciários.</w:t>
      </w:r>
    </w:p>
    <w:p w14:paraId="4992C522" w14:textId="77777777" w:rsidR="00924BDE" w:rsidRPr="00265440" w:rsidRDefault="00924BDE" w:rsidP="00924BDE">
      <w:pPr>
        <w:rPr>
          <w:lang w:eastAsia="pt-BR"/>
        </w:rPr>
      </w:pPr>
    </w:p>
    <w:p w14:paraId="32D43BC3" w14:textId="12C2637E" w:rsidR="00924BDE" w:rsidRPr="00265440" w:rsidRDefault="00924BDE" w:rsidP="00924BDE">
      <w:pPr>
        <w:pStyle w:val="Ttulo2"/>
      </w:pPr>
      <w:r w:rsidRPr="00265440">
        <w:rPr>
          <w:i/>
          <w:iCs/>
        </w:rPr>
        <w:lastRenderedPageBreak/>
        <w:t>Parecer Conclusivo.</w:t>
      </w:r>
      <w:r w:rsidRPr="00265440">
        <w:t xml:space="preserve"> Após a consolidação das análises, será elaborado um parecer jurídico conclusivo, contendo o diagnóstico societário, a comparação entre as alternativas de estruturação e a recomendação técnica da forma societária mais adequada às necessidades do </w:t>
      </w:r>
      <w:r w:rsidRPr="00265440">
        <w:rPr>
          <w:b/>
          <w:bCs/>
          <w:smallCaps/>
        </w:rPr>
        <w:t>Contratante</w:t>
      </w:r>
      <w:r w:rsidRPr="00265440">
        <w:t>, sob os aspectos de segurança jurídica, eficiência operacional e alinhamento estratégico.</w:t>
      </w:r>
    </w:p>
    <w:p w14:paraId="3F58F0F3" w14:textId="77777777" w:rsidR="00924BDE" w:rsidRPr="00265440" w:rsidRDefault="00924BDE" w:rsidP="00924BDE">
      <w:pPr>
        <w:rPr>
          <w:lang w:eastAsia="pt-BR"/>
        </w:rPr>
      </w:pPr>
    </w:p>
    <w:p w14:paraId="59BD821A" w14:textId="42CB649E" w:rsidR="007032F3" w:rsidRPr="00265440" w:rsidRDefault="00924BDE" w:rsidP="00924BDE">
      <w:pPr>
        <w:pStyle w:val="Ttulo2"/>
      </w:pPr>
      <w:r w:rsidRPr="00265440">
        <w:rPr>
          <w:i/>
          <w:iCs/>
        </w:rPr>
        <w:t xml:space="preserve">Elaboração da Estrutura Jurídica. </w:t>
      </w:r>
      <w:r w:rsidRPr="00265440">
        <w:t xml:space="preserve">Definida a estrutura ideal, a </w:t>
      </w:r>
      <w:r w:rsidRPr="00265440">
        <w:rPr>
          <w:b/>
          <w:bCs/>
          <w:smallCaps/>
        </w:rPr>
        <w:t>Contratada</w:t>
      </w:r>
      <w:r w:rsidRPr="00265440">
        <w:t xml:space="preserve"> será responsável pela redação e adequação dos instrumentos jurídicos pertinentes, incluindo contratos sociais, alterações contratuais, acordos de sócios ou de quotistas e, se necessário, contrato de sociedade em conta de participação. Esses instrumentos poderão contemplar disposições específicas sobre administração, deliberação e voto, política de distribuição de lucros, entrada e saída de sócios, cláusulas de não concorrência, </w:t>
      </w:r>
      <w:proofErr w:type="spellStart"/>
      <w:r w:rsidRPr="00265440">
        <w:t>tag</w:t>
      </w:r>
      <w:proofErr w:type="spellEnd"/>
      <w:r w:rsidRPr="00265440">
        <w:t xml:space="preserve"> </w:t>
      </w:r>
      <w:proofErr w:type="spellStart"/>
      <w:r w:rsidRPr="00265440">
        <w:t>along</w:t>
      </w:r>
      <w:proofErr w:type="spellEnd"/>
      <w:r w:rsidRPr="00265440">
        <w:t xml:space="preserve">, drag </w:t>
      </w:r>
      <w:proofErr w:type="spellStart"/>
      <w:r w:rsidRPr="00265440">
        <w:t>along</w:t>
      </w:r>
      <w:proofErr w:type="spellEnd"/>
      <w:r w:rsidRPr="00265440">
        <w:t xml:space="preserve"> e mecanismos de resolução de impasses (deadlock).</w:t>
      </w:r>
    </w:p>
    <w:p w14:paraId="18C27228" w14:textId="77777777" w:rsidR="00924BDE" w:rsidRPr="00265440" w:rsidRDefault="00924BDE" w:rsidP="00924BDE">
      <w:pPr>
        <w:rPr>
          <w:lang w:eastAsia="pt-BR"/>
        </w:rPr>
      </w:pPr>
    </w:p>
    <w:p w14:paraId="40998BDE" w14:textId="7B45CCD0" w:rsidR="00D33921" w:rsidRDefault="00924BDE" w:rsidP="00D33921">
      <w:pPr>
        <w:pStyle w:val="Ttulo1"/>
      </w:pPr>
      <w:r w:rsidRPr="00265440">
        <w:t>O resultado do Contrato será a entrega de um relatório diagnóstico societário completo, acompanhado do parecer jurídico comparativo e das minutas finais dos instrumentos societários devidamente adequadas e prontas para registro.</w:t>
      </w:r>
    </w:p>
    <w:p w14:paraId="0EAD7432" w14:textId="77777777" w:rsidR="00D33921" w:rsidRDefault="00D33921" w:rsidP="00D33921">
      <w:pPr>
        <w:rPr>
          <w:lang w:eastAsia="pt-BR"/>
        </w:rPr>
      </w:pPr>
    </w:p>
    <w:p w14:paraId="549E398A" w14:textId="7B29C49B" w:rsidR="00216770" w:rsidRPr="00D965F1" w:rsidRDefault="001C6C3E" w:rsidP="003C1919">
      <w:pPr>
        <w:pStyle w:val="Ttulo1"/>
      </w:pPr>
      <w:r w:rsidRPr="003C1919">
        <w:rPr>
          <w:sz w:val="22"/>
          <w:szCs w:val="22"/>
        </w:rPr>
        <w:t xml:space="preserve">Os Serviços objeto deste Contrato restringem-se exclusivamente às atividades descritas na Cláusula 1.1. Qualquer atividade adicional, modificação ou ampliação do escopo originalmente contratado </w:t>
      </w:r>
      <w:r w:rsidR="00AC776F" w:rsidRPr="003C1919">
        <w:rPr>
          <w:sz w:val="22"/>
          <w:szCs w:val="22"/>
        </w:rPr>
        <w:t>–</w:t>
      </w:r>
      <w:r w:rsidRPr="003C1919">
        <w:rPr>
          <w:sz w:val="22"/>
          <w:szCs w:val="22"/>
        </w:rPr>
        <w:t xml:space="preserve"> inclusive assessorias complementares, acompanhamento de execução, implementação ou suporte jurídico decorrente das etapas aqui previstas </w:t>
      </w:r>
      <w:r w:rsidR="00D30257" w:rsidRPr="003C1919">
        <w:rPr>
          <w:sz w:val="22"/>
          <w:szCs w:val="22"/>
        </w:rPr>
        <w:t>–</w:t>
      </w:r>
      <w:r w:rsidRPr="003C1919">
        <w:rPr>
          <w:sz w:val="22"/>
          <w:szCs w:val="22"/>
        </w:rPr>
        <w:t xml:space="preserve"> dependerá de prévia concordância entre as Partes e será formalizada mediante aditivo contratual específico, no qual serão definidos o novo objeto, honorários correspondentes e prazos aplicáveis.</w:t>
      </w:r>
    </w:p>
    <w:p w14:paraId="62A6C27C" w14:textId="77777777" w:rsidR="001C6C3E" w:rsidRDefault="001C6C3E" w:rsidP="001C6C3E">
      <w:pPr>
        <w:pStyle w:val="1"/>
        <w:numPr>
          <w:ilvl w:val="0"/>
          <w:numId w:val="0"/>
        </w:numPr>
        <w:ind w:left="360"/>
        <w:rPr>
          <w:sz w:val="22"/>
        </w:rPr>
      </w:pPr>
      <w:bookmarkStart w:id="2" w:name="_Ref139384128"/>
    </w:p>
    <w:p w14:paraId="1E98CFEE" w14:textId="58EFFB81" w:rsidR="003D3790" w:rsidRPr="005D58BD" w:rsidRDefault="4452AEF1" w:rsidP="001C6C3E">
      <w:pPr>
        <w:pStyle w:val="1"/>
      </w:pPr>
      <w:r w:rsidRPr="005D58BD">
        <w:t>Preço e Forma de pagamento</w:t>
      </w:r>
      <w:bookmarkEnd w:id="2"/>
    </w:p>
    <w:p w14:paraId="676DB0A1" w14:textId="77777777" w:rsidR="003D3790" w:rsidRPr="00511A73" w:rsidRDefault="003D3790" w:rsidP="00511A73">
      <w:pPr>
        <w:spacing w:after="0" w:line="320" w:lineRule="exact"/>
        <w:ind w:left="360"/>
        <w:jc w:val="both"/>
        <w:rPr>
          <w:rFonts w:ascii="Times New Roman" w:eastAsia="Times New Roman" w:hAnsi="Times New Roman" w:cs="Times New Roman"/>
          <w:b/>
          <w:bCs/>
          <w:smallCaps/>
          <w:lang w:eastAsia="pt-BR"/>
        </w:rPr>
      </w:pPr>
    </w:p>
    <w:p w14:paraId="05278D42" w14:textId="66B5BEE7" w:rsidR="00AA53ED" w:rsidRDefault="00D50A33">
      <w:pPr>
        <w:pStyle w:val="Ttulo1"/>
        <w:rPr>
          <w:sz w:val="22"/>
          <w:szCs w:val="22"/>
        </w:rPr>
      </w:pPr>
      <w:bookmarkStart w:id="3" w:name="_Ref159574288"/>
      <w:r w:rsidRPr="00A96D1C">
        <w:rPr>
          <w:i/>
          <w:sz w:val="22"/>
        </w:rPr>
        <w:t xml:space="preserve"> </w:t>
      </w:r>
      <w:r w:rsidR="4452AEF1" w:rsidRPr="00A96D1C">
        <w:rPr>
          <w:i/>
          <w:sz w:val="22"/>
        </w:rPr>
        <w:t>Honorários Contratuais.</w:t>
      </w:r>
      <w:r w:rsidR="4452AEF1" w:rsidRPr="00265440">
        <w:rPr>
          <w:sz w:val="22"/>
        </w:rPr>
        <w:t xml:space="preserve"> </w:t>
      </w:r>
      <w:bookmarkEnd w:id="3"/>
      <w:r w:rsidR="009B4878" w:rsidRPr="00265440">
        <w:rPr>
          <w:sz w:val="22"/>
          <w:szCs w:val="22"/>
        </w:rPr>
        <w:t>Pela</w:t>
      </w:r>
      <w:r w:rsidR="009B4878" w:rsidRPr="00265440">
        <w:rPr>
          <w:sz w:val="22"/>
        </w:rPr>
        <w:t xml:space="preserve"> prestação dos Serviços, </w:t>
      </w:r>
      <w:r w:rsidR="009B4878" w:rsidRPr="00265440">
        <w:rPr>
          <w:sz w:val="22"/>
          <w:szCs w:val="22"/>
        </w:rPr>
        <w:t xml:space="preserve">a </w:t>
      </w:r>
      <w:r w:rsidR="009B4878" w:rsidRPr="00A96D1C">
        <w:rPr>
          <w:b/>
          <w:smallCaps/>
          <w:sz w:val="22"/>
        </w:rPr>
        <w:t>Contratante</w:t>
      </w:r>
      <w:r w:rsidR="009B4878" w:rsidRPr="00265440">
        <w:rPr>
          <w:sz w:val="22"/>
          <w:szCs w:val="22"/>
        </w:rPr>
        <w:t xml:space="preserve"> pagará</w:t>
      </w:r>
      <w:r w:rsidR="00C10AAF">
        <w:rPr>
          <w:sz w:val="22"/>
          <w:szCs w:val="22"/>
        </w:rPr>
        <w:t>,</w:t>
      </w:r>
      <w:r w:rsidR="009B4878" w:rsidRPr="00265440">
        <w:rPr>
          <w:sz w:val="22"/>
          <w:szCs w:val="22"/>
        </w:rPr>
        <w:t xml:space="preserve"> à </w:t>
      </w:r>
      <w:r w:rsidR="009B4878" w:rsidRPr="00A96D1C">
        <w:rPr>
          <w:b/>
          <w:smallCaps/>
          <w:sz w:val="22"/>
          <w:szCs w:val="22"/>
        </w:rPr>
        <w:t>Contratada</w:t>
      </w:r>
      <w:r w:rsidR="00C10AAF" w:rsidRPr="00A96D1C">
        <w:rPr>
          <w:b/>
          <w:smallCaps/>
          <w:sz w:val="22"/>
          <w:szCs w:val="22"/>
        </w:rPr>
        <w:t>,</w:t>
      </w:r>
      <w:r w:rsidR="009B4878" w:rsidRPr="00265440">
        <w:rPr>
          <w:sz w:val="22"/>
        </w:rPr>
        <w:t xml:space="preserve"> o valor </w:t>
      </w:r>
      <w:r w:rsidR="009B4878" w:rsidRPr="00265440">
        <w:rPr>
          <w:sz w:val="22"/>
          <w:szCs w:val="22"/>
        </w:rPr>
        <w:t xml:space="preserve">total </w:t>
      </w:r>
      <w:r w:rsidR="009B4878" w:rsidRPr="00265440">
        <w:rPr>
          <w:sz w:val="22"/>
        </w:rPr>
        <w:t xml:space="preserve">de </w:t>
      </w:r>
      <w:r w:rsidR="009B4878" w:rsidRPr="00A96D1C">
        <w:rPr>
          <w:b/>
          <w:bCs/>
          <w:sz w:val="22"/>
        </w:rPr>
        <w:t xml:space="preserve">R$ </w:t>
      </w:r>
      <w:r w:rsidR="00265440" w:rsidRPr="00A96D1C">
        <w:rPr>
          <w:b/>
          <w:bCs/>
          <w:sz w:val="22"/>
          <w:szCs w:val="22"/>
        </w:rPr>
        <w:t>40.000,00</w:t>
      </w:r>
      <w:r w:rsidR="009B4878" w:rsidRPr="00A96D1C">
        <w:rPr>
          <w:b/>
          <w:bCs/>
          <w:sz w:val="22"/>
        </w:rPr>
        <w:t xml:space="preserve"> (</w:t>
      </w:r>
      <w:r w:rsidR="00265440" w:rsidRPr="00A96D1C">
        <w:rPr>
          <w:b/>
          <w:bCs/>
          <w:sz w:val="22"/>
          <w:szCs w:val="22"/>
        </w:rPr>
        <w:t>quarenta</w:t>
      </w:r>
      <w:r w:rsidR="009B4878" w:rsidRPr="00A96D1C">
        <w:rPr>
          <w:b/>
          <w:bCs/>
          <w:sz w:val="22"/>
        </w:rPr>
        <w:t xml:space="preserve"> mil reais)</w:t>
      </w:r>
      <w:r w:rsidR="009B4878" w:rsidRPr="00265440">
        <w:rPr>
          <w:sz w:val="22"/>
        </w:rPr>
        <w:t xml:space="preserve">, </w:t>
      </w:r>
      <w:r w:rsidR="004233D7">
        <w:rPr>
          <w:sz w:val="22"/>
        </w:rPr>
        <w:t xml:space="preserve">englobando </w:t>
      </w:r>
      <w:r w:rsidR="009B4878" w:rsidRPr="00265440">
        <w:rPr>
          <w:sz w:val="22"/>
        </w:rPr>
        <w:t xml:space="preserve">tributos, </w:t>
      </w:r>
      <w:r w:rsidR="004233D7">
        <w:rPr>
          <w:sz w:val="22"/>
          <w:szCs w:val="22"/>
        </w:rPr>
        <w:t>a serem pagos</w:t>
      </w:r>
      <w:r w:rsidR="009B4878" w:rsidRPr="00265440">
        <w:rPr>
          <w:sz w:val="22"/>
        </w:rPr>
        <w:t xml:space="preserve"> em </w:t>
      </w:r>
      <w:r w:rsidR="00265440" w:rsidRPr="00265440">
        <w:rPr>
          <w:sz w:val="22"/>
          <w:szCs w:val="22"/>
        </w:rPr>
        <w:t>8</w:t>
      </w:r>
      <w:r w:rsidR="009B4878" w:rsidRPr="00265440">
        <w:rPr>
          <w:sz w:val="22"/>
          <w:szCs w:val="22"/>
        </w:rPr>
        <w:t xml:space="preserve"> (</w:t>
      </w:r>
      <w:r w:rsidR="00265440" w:rsidRPr="00265440">
        <w:rPr>
          <w:sz w:val="22"/>
          <w:szCs w:val="22"/>
        </w:rPr>
        <w:t>oito</w:t>
      </w:r>
      <w:r w:rsidR="009B4878" w:rsidRPr="00265440">
        <w:rPr>
          <w:sz w:val="22"/>
          <w:szCs w:val="22"/>
        </w:rPr>
        <w:t xml:space="preserve">) parcelas mensais e sucessivas de </w:t>
      </w:r>
      <w:r w:rsidR="009B4878" w:rsidRPr="00A96D1C">
        <w:rPr>
          <w:b/>
          <w:bCs/>
          <w:sz w:val="22"/>
          <w:szCs w:val="22"/>
        </w:rPr>
        <w:t xml:space="preserve">R$ </w:t>
      </w:r>
      <w:r w:rsidR="00265440" w:rsidRPr="00A96D1C">
        <w:rPr>
          <w:b/>
          <w:bCs/>
          <w:sz w:val="22"/>
          <w:szCs w:val="22"/>
        </w:rPr>
        <w:t>5.000,00</w:t>
      </w:r>
      <w:r w:rsidR="009B4878" w:rsidRPr="00A96D1C">
        <w:rPr>
          <w:b/>
          <w:bCs/>
          <w:sz w:val="22"/>
          <w:szCs w:val="22"/>
        </w:rPr>
        <w:t xml:space="preserve"> (</w:t>
      </w:r>
      <w:r w:rsidR="00265440" w:rsidRPr="00A96D1C">
        <w:rPr>
          <w:b/>
          <w:bCs/>
          <w:sz w:val="22"/>
          <w:szCs w:val="22"/>
        </w:rPr>
        <w:t>cinco</w:t>
      </w:r>
      <w:r w:rsidR="009B4878" w:rsidRPr="00A96D1C">
        <w:rPr>
          <w:b/>
          <w:bCs/>
          <w:sz w:val="22"/>
          <w:szCs w:val="22"/>
        </w:rPr>
        <w:t xml:space="preserve"> mil</w:t>
      </w:r>
      <w:r w:rsidR="00265440" w:rsidRPr="00A96D1C">
        <w:rPr>
          <w:b/>
          <w:bCs/>
          <w:sz w:val="22"/>
          <w:szCs w:val="22"/>
        </w:rPr>
        <w:t xml:space="preserve"> reais</w:t>
      </w:r>
      <w:r w:rsidR="009B4878" w:rsidRPr="00A96D1C">
        <w:rPr>
          <w:b/>
          <w:bCs/>
          <w:sz w:val="22"/>
          <w:szCs w:val="22"/>
        </w:rPr>
        <w:t>)</w:t>
      </w:r>
      <w:r w:rsidR="009B4878" w:rsidRPr="00265440">
        <w:rPr>
          <w:sz w:val="22"/>
          <w:szCs w:val="22"/>
        </w:rPr>
        <w:t xml:space="preserve"> cada</w:t>
      </w:r>
      <w:r w:rsidR="00A96D1C">
        <w:rPr>
          <w:sz w:val="22"/>
          <w:szCs w:val="22"/>
        </w:rPr>
        <w:t>.</w:t>
      </w:r>
    </w:p>
    <w:p w14:paraId="1EDE810D" w14:textId="77777777" w:rsidR="00A96D1C" w:rsidRPr="00A96D1C" w:rsidRDefault="00A96D1C" w:rsidP="00A96D1C">
      <w:pPr>
        <w:rPr>
          <w:lang w:eastAsia="pt-BR"/>
        </w:rPr>
      </w:pPr>
    </w:p>
    <w:p w14:paraId="3DDB4FB6" w14:textId="5081ACA8" w:rsidR="00AA53ED" w:rsidRPr="00AA53ED" w:rsidRDefault="00AA53ED" w:rsidP="00AA53ED">
      <w:pPr>
        <w:pStyle w:val="Ttulo1"/>
      </w:pPr>
      <w:r w:rsidRPr="00F3467E">
        <w:rPr>
          <w:i/>
          <w:iCs/>
        </w:rPr>
        <w:t>Vencimento.</w:t>
      </w:r>
      <w:r>
        <w:t xml:space="preserve"> </w:t>
      </w:r>
      <w:r w:rsidR="00F3467E">
        <w:t xml:space="preserve">A primeira parcela deverá ser desembolsada </w:t>
      </w:r>
      <w:r w:rsidR="00060915">
        <w:t xml:space="preserve">no dia </w:t>
      </w:r>
      <w:r w:rsidR="009463BF">
        <w:t>26</w:t>
      </w:r>
      <w:r w:rsidR="00060915">
        <w:t xml:space="preserve"> de novembro </w:t>
      </w:r>
      <w:r w:rsidR="00FF2286">
        <w:t>de 2025</w:t>
      </w:r>
      <w:r w:rsidR="00F3467E">
        <w:t xml:space="preserve"> e as demais, no mesmo dia dos meses subsequentes.</w:t>
      </w:r>
    </w:p>
    <w:p w14:paraId="2AB0D905" w14:textId="0A046982" w:rsidR="00C749CC" w:rsidRPr="00511A73" w:rsidRDefault="00C749CC" w:rsidP="00265440">
      <w:pPr>
        <w:pStyle w:val="Ttulo1"/>
        <w:numPr>
          <w:ilvl w:val="0"/>
          <w:numId w:val="0"/>
        </w:numPr>
        <w:rPr>
          <w:sz w:val="22"/>
          <w:szCs w:val="22"/>
        </w:rPr>
      </w:pPr>
    </w:p>
    <w:p w14:paraId="108C6D8A" w14:textId="532E1A39" w:rsidR="00C70F11" w:rsidRPr="005D58BD" w:rsidRDefault="00B827C7" w:rsidP="005D58BD">
      <w:pPr>
        <w:pStyle w:val="Ttulo1"/>
        <w:rPr>
          <w:sz w:val="22"/>
        </w:rPr>
      </w:pPr>
      <w:r w:rsidRPr="005D58BD">
        <w:rPr>
          <w:i/>
          <w:sz w:val="22"/>
        </w:rPr>
        <w:t>Conta Bancária.</w:t>
      </w:r>
      <w:r w:rsidRPr="005D58BD">
        <w:rPr>
          <w:sz w:val="22"/>
        </w:rPr>
        <w:t xml:space="preserve"> </w:t>
      </w:r>
      <w:r w:rsidR="00D423BC" w:rsidRPr="005D58BD">
        <w:rPr>
          <w:sz w:val="22"/>
        </w:rPr>
        <w:t>O pagamento do preço</w:t>
      </w:r>
      <w:r w:rsidR="00715379" w:rsidRPr="005D58BD">
        <w:rPr>
          <w:sz w:val="22"/>
        </w:rPr>
        <w:t>,</w:t>
      </w:r>
      <w:r w:rsidR="00D423BC" w:rsidRPr="005D58BD">
        <w:rPr>
          <w:sz w:val="22"/>
        </w:rPr>
        <w:t xml:space="preserve"> correspondente à </w:t>
      </w:r>
      <w:r w:rsidR="000A4443" w:rsidRPr="005D58BD">
        <w:rPr>
          <w:b/>
          <w:smallCaps/>
          <w:sz w:val="22"/>
        </w:rPr>
        <w:t>Contratada</w:t>
      </w:r>
      <w:r w:rsidR="00D423BC" w:rsidRPr="005D58BD">
        <w:rPr>
          <w:b/>
          <w:sz w:val="22"/>
        </w:rPr>
        <w:t xml:space="preserve">, </w:t>
      </w:r>
      <w:r w:rsidR="00715379" w:rsidRPr="005D58BD">
        <w:rPr>
          <w:sz w:val="22"/>
        </w:rPr>
        <w:t xml:space="preserve">deverá ser efetuado </w:t>
      </w:r>
      <w:r w:rsidR="00D423BC" w:rsidRPr="005D58BD">
        <w:rPr>
          <w:sz w:val="22"/>
        </w:rPr>
        <w:t>na seguinte conta bancária: </w:t>
      </w:r>
    </w:p>
    <w:p w14:paraId="2CB4572B" w14:textId="77777777" w:rsidR="00C70F11" w:rsidRPr="005D58BD" w:rsidRDefault="00C70F11" w:rsidP="005D58BD">
      <w:pPr>
        <w:pStyle w:val="PargrafodaLista"/>
        <w:spacing w:after="0" w:line="320" w:lineRule="exact"/>
        <w:rPr>
          <w:rFonts w:ascii="Times New Roman" w:hAnsi="Times New Roman"/>
        </w:rPr>
      </w:pPr>
    </w:p>
    <w:p w14:paraId="41A9DDF2" w14:textId="0ABC6AE7" w:rsidR="00C70F11" w:rsidRPr="005D58BD" w:rsidRDefault="00C70F11" w:rsidP="00511A73">
      <w:pPr>
        <w:pStyle w:val="PargrafodaLista"/>
        <w:spacing w:after="0" w:line="320" w:lineRule="exact"/>
        <w:rPr>
          <w:rFonts w:ascii="Times New Roman" w:hAnsi="Times New Roman"/>
        </w:rPr>
      </w:pPr>
      <w:r w:rsidRPr="005D58BD">
        <w:rPr>
          <w:rFonts w:ascii="Times New Roman" w:hAnsi="Times New Roman"/>
        </w:rPr>
        <w:t>Banco Santander</w:t>
      </w:r>
      <w:r w:rsidRPr="005D58BD">
        <w:rPr>
          <w:rFonts w:ascii="Times New Roman" w:hAnsi="Times New Roman"/>
        </w:rPr>
        <w:br/>
        <w:t>Agência 4192</w:t>
      </w:r>
      <w:r w:rsidRPr="005D58BD">
        <w:rPr>
          <w:rFonts w:ascii="Times New Roman" w:hAnsi="Times New Roman"/>
        </w:rPr>
        <w:br/>
        <w:t>Conta Corrente 13002200-8</w:t>
      </w:r>
      <w:r w:rsidRPr="005D58BD">
        <w:rPr>
          <w:rFonts w:ascii="Times New Roman" w:hAnsi="Times New Roman"/>
        </w:rPr>
        <w:br/>
      </w:r>
      <w:r w:rsidRPr="005D58BD">
        <w:rPr>
          <w:rFonts w:ascii="Times New Roman" w:hAnsi="Times New Roman"/>
        </w:rPr>
        <w:lastRenderedPageBreak/>
        <w:t>Titular Bismarchi</w:t>
      </w:r>
      <w:r w:rsidR="00CC7FAE">
        <w:rPr>
          <w:rFonts w:ascii="Times New Roman" w:hAnsi="Times New Roman"/>
        </w:rPr>
        <w:t xml:space="preserve"> e</w:t>
      </w:r>
      <w:r w:rsidRPr="005D58BD">
        <w:rPr>
          <w:rFonts w:ascii="Times New Roman" w:hAnsi="Times New Roman"/>
        </w:rPr>
        <w:t xml:space="preserve"> Pires</w:t>
      </w:r>
      <w:r w:rsidR="00C23ABA">
        <w:rPr>
          <w:rFonts w:ascii="Times New Roman" w:hAnsi="Times New Roman"/>
        </w:rPr>
        <w:t xml:space="preserve"> -</w:t>
      </w:r>
      <w:r w:rsidRPr="005D58BD">
        <w:rPr>
          <w:rFonts w:ascii="Times New Roman" w:hAnsi="Times New Roman"/>
        </w:rPr>
        <w:t xml:space="preserve"> </w:t>
      </w:r>
      <w:r w:rsidR="00A55879">
        <w:rPr>
          <w:rFonts w:ascii="Times New Roman" w:hAnsi="Times New Roman"/>
        </w:rPr>
        <w:t>Sociedade de Advogados</w:t>
      </w:r>
      <w:r w:rsidRPr="005D58BD">
        <w:rPr>
          <w:rFonts w:ascii="Times New Roman" w:hAnsi="Times New Roman"/>
        </w:rPr>
        <w:br/>
        <w:t>CNPJ 26.080.152/0001-35</w:t>
      </w:r>
      <w:r w:rsidRPr="005D58BD">
        <w:rPr>
          <w:rFonts w:ascii="Times New Roman" w:hAnsi="Times New Roman"/>
        </w:rPr>
        <w:br/>
        <w:t>PIX (Celular) 19 9 8100 4389</w:t>
      </w:r>
    </w:p>
    <w:p w14:paraId="2E449BE1" w14:textId="77777777" w:rsidR="003D657E" w:rsidRPr="00511A73" w:rsidRDefault="003D657E" w:rsidP="00511A73">
      <w:pPr>
        <w:spacing w:after="0" w:line="320" w:lineRule="exact"/>
        <w:rPr>
          <w:rFonts w:ascii="Times New Roman" w:hAnsi="Times New Roman" w:cs="Times New Roman"/>
          <w:lang w:eastAsia="pt-BR"/>
        </w:rPr>
      </w:pPr>
    </w:p>
    <w:p w14:paraId="6C526A0A" w14:textId="390914DD" w:rsidR="003D3790" w:rsidRPr="005D58BD" w:rsidRDefault="4452AEF1" w:rsidP="005D58BD">
      <w:pPr>
        <w:pStyle w:val="1"/>
        <w:rPr>
          <w:b w:val="0"/>
          <w:smallCaps w:val="0"/>
        </w:rPr>
      </w:pPr>
      <w:r w:rsidRPr="005D58BD">
        <w:rPr>
          <w:sz w:val="22"/>
        </w:rPr>
        <w:t>Inadimplemento</w:t>
      </w:r>
    </w:p>
    <w:p w14:paraId="30BADF98" w14:textId="77777777" w:rsidR="003D3790" w:rsidRPr="00511A73" w:rsidRDefault="003D3790" w:rsidP="00511A73">
      <w:pPr>
        <w:spacing w:after="0" w:line="320" w:lineRule="exact"/>
        <w:jc w:val="both"/>
        <w:rPr>
          <w:rFonts w:ascii="Times New Roman" w:eastAsia="Times New Roman" w:hAnsi="Times New Roman" w:cs="Times New Roman"/>
          <w:lang w:eastAsia="pt-BR"/>
        </w:rPr>
      </w:pPr>
    </w:p>
    <w:p w14:paraId="0C209BAB" w14:textId="2780B8F7" w:rsidR="003D3790" w:rsidRPr="00511A73" w:rsidRDefault="4452AEF1" w:rsidP="005D58BD">
      <w:pPr>
        <w:pStyle w:val="Ttulo1"/>
        <w:rPr>
          <w:sz w:val="22"/>
          <w:szCs w:val="22"/>
        </w:rPr>
      </w:pPr>
      <w:r w:rsidRPr="00511A73">
        <w:rPr>
          <w:i/>
          <w:iCs/>
          <w:sz w:val="22"/>
          <w:szCs w:val="22"/>
        </w:rPr>
        <w:t xml:space="preserve">Inadimplemento. </w:t>
      </w:r>
      <w:r w:rsidRPr="00511A73">
        <w:rPr>
          <w:sz w:val="22"/>
          <w:szCs w:val="22"/>
        </w:rPr>
        <w:t xml:space="preserve">Observadas as disposições contidas no presente Contrato, na hipótese de inadimplemento dos honorários, a </w:t>
      </w:r>
      <w:r w:rsidRPr="00511A73">
        <w:rPr>
          <w:b/>
          <w:bCs/>
          <w:smallCaps/>
          <w:sz w:val="22"/>
          <w:szCs w:val="22"/>
        </w:rPr>
        <w:t>Contratada</w:t>
      </w:r>
      <w:r w:rsidRPr="00511A73">
        <w:rPr>
          <w:sz w:val="22"/>
          <w:szCs w:val="22"/>
        </w:rPr>
        <w:t xml:space="preserve"> poderá:</w:t>
      </w:r>
      <w:r w:rsidRPr="00511A73">
        <w:rPr>
          <w:i/>
          <w:iCs/>
          <w:sz w:val="22"/>
          <w:szCs w:val="22"/>
        </w:rPr>
        <w:t xml:space="preserve"> (i)</w:t>
      </w:r>
      <w:r w:rsidRPr="00511A73">
        <w:rPr>
          <w:sz w:val="22"/>
          <w:szCs w:val="22"/>
        </w:rPr>
        <w:t xml:space="preserve"> interromper a execução dos Serviços em observância aos regramentos legais e profissionais aplicáveis, desde que encaminhada notificação prévia por e-mail; </w:t>
      </w:r>
      <w:r w:rsidRPr="00511A73">
        <w:rPr>
          <w:i/>
          <w:iCs/>
          <w:sz w:val="22"/>
          <w:szCs w:val="22"/>
        </w:rPr>
        <w:t>(ii)</w:t>
      </w:r>
      <w:r w:rsidRPr="00511A73">
        <w:rPr>
          <w:sz w:val="22"/>
          <w:szCs w:val="22"/>
        </w:rPr>
        <w:t xml:space="preserve"> resilir o Contrato mediante notificação escrita por e-mail, com prazo de 10 (dez) dias de antecedência, sem prejuízo do recebimento de saldo residual existente até a efetiva cessação da prestação dos Serviços.</w:t>
      </w:r>
    </w:p>
    <w:p w14:paraId="5A00B39B" w14:textId="77777777" w:rsidR="003D3790" w:rsidRPr="00511A73" w:rsidRDefault="003D3790" w:rsidP="00511A73">
      <w:pPr>
        <w:spacing w:after="0" w:line="320" w:lineRule="exact"/>
        <w:jc w:val="both"/>
        <w:rPr>
          <w:rFonts w:ascii="Times New Roman" w:eastAsia="MS Mincho" w:hAnsi="Times New Roman" w:cs="Times New Roman"/>
          <w:lang w:eastAsia="pt-BR"/>
        </w:rPr>
      </w:pPr>
    </w:p>
    <w:p w14:paraId="67F71BE5" w14:textId="33F6D205" w:rsidR="003D3790" w:rsidRPr="005D58BD" w:rsidRDefault="4452AEF1" w:rsidP="005D58BD">
      <w:pPr>
        <w:pStyle w:val="Ttulo1"/>
        <w:rPr>
          <w:u w:val="single"/>
        </w:rPr>
      </w:pPr>
      <w:r w:rsidRPr="005D58BD">
        <w:rPr>
          <w:i/>
          <w:sz w:val="22"/>
        </w:rPr>
        <w:t xml:space="preserve"> Atraso no Pagamento dos honorários previstos no presente Contrato. </w:t>
      </w:r>
      <w:r w:rsidRPr="005D58BD">
        <w:rPr>
          <w:sz w:val="22"/>
        </w:rPr>
        <w:t xml:space="preserve">As Partes estabelecem que eventual atraso no pagamento dos honorários previstos no presente Contrato facultará à </w:t>
      </w:r>
      <w:r w:rsidRPr="005D58BD">
        <w:rPr>
          <w:b/>
          <w:smallCaps/>
          <w:sz w:val="22"/>
        </w:rPr>
        <w:t>Contratada</w:t>
      </w:r>
      <w:r w:rsidRPr="005D58BD">
        <w:rPr>
          <w:sz w:val="22"/>
        </w:rPr>
        <w:t xml:space="preserve"> cobrar multa equivalente a 20% (vinte por cento) do valor em mora, acrescida de juros moratórios de 1% (um por cento) ao mês, a serem calculados </w:t>
      </w:r>
      <w:r w:rsidRPr="005D58BD">
        <w:rPr>
          <w:i/>
          <w:sz w:val="22"/>
        </w:rPr>
        <w:t xml:space="preserve">pro rata die, </w:t>
      </w:r>
      <w:r w:rsidRPr="005D58BD">
        <w:rPr>
          <w:sz w:val="22"/>
        </w:rPr>
        <w:t>ambos, juntamente com o valor principal, devidamente atualizados pela variação positiva do IPCA-E desde o primeiro dia de mora até a data do efetivo pagamento.</w:t>
      </w:r>
      <w:r w:rsidRPr="005D58BD">
        <w:rPr>
          <w:sz w:val="22"/>
          <w:u w:val="single"/>
        </w:rPr>
        <w:t xml:space="preserve"> </w:t>
      </w:r>
    </w:p>
    <w:p w14:paraId="5134C5C0" w14:textId="77777777" w:rsidR="00443F97" w:rsidRPr="00511A73" w:rsidRDefault="00443F97" w:rsidP="00511A73">
      <w:pPr>
        <w:pStyle w:val="PargrafodaLista"/>
        <w:spacing w:after="0" w:line="320" w:lineRule="exact"/>
        <w:jc w:val="both"/>
        <w:rPr>
          <w:rFonts w:ascii="Times New Roman" w:eastAsia="MS Mincho" w:hAnsi="Times New Roman"/>
          <w:u w:val="single"/>
          <w:lang w:eastAsia="pt-BR"/>
        </w:rPr>
      </w:pPr>
    </w:p>
    <w:p w14:paraId="33FE0E9E" w14:textId="08F6FCFC" w:rsidR="003D3790" w:rsidRPr="005D58BD" w:rsidRDefault="4452AEF1" w:rsidP="005D58BD">
      <w:pPr>
        <w:pStyle w:val="1"/>
        <w:rPr>
          <w:b w:val="0"/>
          <w:smallCaps w:val="0"/>
        </w:rPr>
      </w:pPr>
      <w:r w:rsidRPr="005D58BD">
        <w:rPr>
          <w:sz w:val="22"/>
        </w:rPr>
        <w:t>Vigência</w:t>
      </w:r>
    </w:p>
    <w:p w14:paraId="3483955F" w14:textId="77777777" w:rsidR="003D3790" w:rsidRPr="00511A73" w:rsidRDefault="003D3790" w:rsidP="00511A73">
      <w:pPr>
        <w:spacing w:after="0" w:line="320" w:lineRule="exact"/>
        <w:jc w:val="both"/>
        <w:rPr>
          <w:rFonts w:ascii="Times New Roman" w:eastAsia="Times New Roman" w:hAnsi="Times New Roman" w:cs="Times New Roman"/>
          <w:lang w:eastAsia="pt-BR"/>
        </w:rPr>
      </w:pPr>
    </w:p>
    <w:p w14:paraId="02E29C41" w14:textId="6DF300EA" w:rsidR="003D3790" w:rsidRPr="0091671E" w:rsidRDefault="4452AEF1" w:rsidP="009463BF">
      <w:pPr>
        <w:pStyle w:val="Ttulo1"/>
        <w:rPr>
          <w:szCs w:val="22"/>
        </w:rPr>
      </w:pPr>
      <w:r w:rsidRPr="00CF77BD">
        <w:rPr>
          <w:i/>
          <w:sz w:val="22"/>
          <w:szCs w:val="22"/>
        </w:rPr>
        <w:t>Prazo</w:t>
      </w:r>
      <w:r w:rsidRPr="00CF77BD">
        <w:rPr>
          <w:sz w:val="22"/>
          <w:szCs w:val="22"/>
        </w:rPr>
        <w:t xml:space="preserve">. </w:t>
      </w:r>
      <w:r w:rsidR="0091671E" w:rsidRPr="00CF77BD">
        <w:rPr>
          <w:sz w:val="22"/>
          <w:szCs w:val="22"/>
        </w:rPr>
        <w:t>O presente Contrato é celebrado por prazo determinado, vigorando a partir da data de sua assinatura até a conclusão integral dos Serviços descritos na Cláusula 1, quando será considerado automaticamente encerrado, independentemente de aviso prévio.</w:t>
      </w:r>
    </w:p>
    <w:p w14:paraId="619EEF47" w14:textId="77777777" w:rsidR="0091671E" w:rsidRPr="009463BF" w:rsidRDefault="0091671E" w:rsidP="009463BF">
      <w:pPr>
        <w:pStyle w:val="Ttulo1"/>
        <w:numPr>
          <w:ilvl w:val="0"/>
          <w:numId w:val="0"/>
        </w:numPr>
        <w:ind w:left="851"/>
      </w:pPr>
    </w:p>
    <w:p w14:paraId="4A911080" w14:textId="71FF1393" w:rsidR="003D3790" w:rsidRPr="005D58BD" w:rsidRDefault="4452AEF1" w:rsidP="005D58BD">
      <w:pPr>
        <w:pStyle w:val="Ttulo1"/>
      </w:pPr>
      <w:r w:rsidRPr="005D58BD">
        <w:rPr>
          <w:sz w:val="22"/>
        </w:rPr>
        <w:t xml:space="preserve"> </w:t>
      </w:r>
      <w:r w:rsidRPr="005D58BD">
        <w:rPr>
          <w:i/>
          <w:sz w:val="22"/>
        </w:rPr>
        <w:t>Início do contrato</w:t>
      </w:r>
      <w:r w:rsidRPr="005D58BD">
        <w:rPr>
          <w:sz w:val="22"/>
        </w:rPr>
        <w:t>. A prestação dos serviços advocatícios</w:t>
      </w:r>
      <w:r w:rsidR="72C40494" w:rsidRPr="005D58BD">
        <w:rPr>
          <w:sz w:val="22"/>
        </w:rPr>
        <w:t xml:space="preserve"> </w:t>
      </w:r>
      <w:r w:rsidRPr="005D58BD">
        <w:rPr>
          <w:sz w:val="22"/>
        </w:rPr>
        <w:t xml:space="preserve">se iniciará na ocasião da </w:t>
      </w:r>
      <w:r w:rsidR="72C40494" w:rsidRPr="005D58BD">
        <w:rPr>
          <w:sz w:val="22"/>
        </w:rPr>
        <w:t>assinatura d</w:t>
      </w:r>
      <w:r w:rsidR="006F7678" w:rsidRPr="005D58BD">
        <w:rPr>
          <w:sz w:val="22"/>
        </w:rPr>
        <w:t>o Contrato.</w:t>
      </w:r>
      <w:r w:rsidRPr="005D58BD">
        <w:rPr>
          <w:sz w:val="22"/>
        </w:rPr>
        <w:t xml:space="preserve"> </w:t>
      </w:r>
    </w:p>
    <w:p w14:paraId="3A32E2C2" w14:textId="77777777" w:rsidR="003D3790" w:rsidRPr="00511A73" w:rsidRDefault="003D3790" w:rsidP="00511A73">
      <w:pPr>
        <w:spacing w:after="0" w:line="320" w:lineRule="exact"/>
        <w:jc w:val="both"/>
        <w:rPr>
          <w:rFonts w:ascii="Times New Roman" w:eastAsia="Times New Roman" w:hAnsi="Times New Roman" w:cs="Times New Roman"/>
          <w:b/>
          <w:bCs/>
          <w:smallCaps/>
          <w:lang w:eastAsia="pt-BR"/>
        </w:rPr>
      </w:pPr>
    </w:p>
    <w:p w14:paraId="4D31F84E" w14:textId="38C9BF84" w:rsidR="003D3790" w:rsidRPr="005D58BD" w:rsidRDefault="4452AEF1" w:rsidP="005D58BD">
      <w:pPr>
        <w:pStyle w:val="1"/>
        <w:rPr>
          <w:b w:val="0"/>
          <w:smallCaps w:val="0"/>
        </w:rPr>
      </w:pPr>
      <w:r w:rsidRPr="005D58BD">
        <w:rPr>
          <w:sz w:val="22"/>
        </w:rPr>
        <w:t xml:space="preserve">Extinção do Contrato </w:t>
      </w:r>
    </w:p>
    <w:p w14:paraId="0F404D03" w14:textId="77777777" w:rsidR="00027EE8" w:rsidRPr="00511A73" w:rsidRDefault="00027EE8" w:rsidP="00511A73">
      <w:pPr>
        <w:pStyle w:val="PargrafodaLista"/>
        <w:spacing w:after="0" w:line="320" w:lineRule="exact"/>
        <w:jc w:val="both"/>
        <w:rPr>
          <w:rFonts w:ascii="Times New Roman" w:eastAsia="Times New Roman" w:hAnsi="Times New Roman"/>
          <w:b/>
          <w:bCs/>
          <w:smallCaps/>
          <w:lang w:eastAsia="pt-BR"/>
        </w:rPr>
      </w:pPr>
    </w:p>
    <w:p w14:paraId="767648D8" w14:textId="48518C60" w:rsidR="009C790E" w:rsidRPr="00265440" w:rsidRDefault="009C790E" w:rsidP="005D58BD">
      <w:pPr>
        <w:pStyle w:val="Ttulo1"/>
      </w:pPr>
      <w:bookmarkStart w:id="4" w:name="_Ref141106497"/>
      <w:r w:rsidRPr="00265440">
        <w:rPr>
          <w:sz w:val="22"/>
        </w:rPr>
        <w:t xml:space="preserve">O presente Contrato </w:t>
      </w:r>
      <w:r w:rsidRPr="00265440">
        <w:rPr>
          <w:sz w:val="22"/>
          <w:szCs w:val="22"/>
        </w:rPr>
        <w:t>possui natureza de prestação de serviços com escopo determinado e prazo estimado para execução, não sendo admitida sua rescisão imotivada</w:t>
      </w:r>
      <w:r w:rsidRPr="00265440">
        <w:rPr>
          <w:sz w:val="22"/>
        </w:rPr>
        <w:t xml:space="preserve"> por qualquer das Partes</w:t>
      </w:r>
      <w:r w:rsidRPr="00265440">
        <w:rPr>
          <w:sz w:val="22"/>
          <w:szCs w:val="22"/>
        </w:rPr>
        <w:t xml:space="preserve"> após o início da execução dos trabalhos</w:t>
      </w:r>
      <w:r w:rsidRPr="00265440">
        <w:rPr>
          <w:sz w:val="22"/>
        </w:rPr>
        <w:t>.</w:t>
      </w:r>
      <w:bookmarkEnd w:id="4"/>
    </w:p>
    <w:p w14:paraId="32D57F54" w14:textId="77777777" w:rsidR="009C790E" w:rsidRPr="00265440" w:rsidRDefault="009C790E" w:rsidP="00511A73">
      <w:pPr>
        <w:spacing w:after="0" w:line="320" w:lineRule="exact"/>
        <w:jc w:val="both"/>
        <w:rPr>
          <w:rFonts w:ascii="Times New Roman" w:hAnsi="Times New Roman"/>
          <w:i/>
        </w:rPr>
      </w:pPr>
    </w:p>
    <w:p w14:paraId="53A30360" w14:textId="00D692FA" w:rsidR="009C790E" w:rsidRPr="00265440" w:rsidRDefault="00225EEB" w:rsidP="00225EEB">
      <w:pPr>
        <w:pStyle w:val="Ttulo1"/>
      </w:pPr>
      <w:r w:rsidRPr="00265440">
        <w:t xml:space="preserve">O inadimplemento de qualquer das obrigações aqui assumidas caracterizará hipótese de rescisão por justa causa, mediante notificação por escrito à Parte inadimplente, concedendo-lhe o prazo de 10 (dez) dias corridos para sanar a irregularidade, sob pena de resolução imediata. Na hipótese de rescisão por inadimplemento da </w:t>
      </w:r>
      <w:r w:rsidRPr="00265440">
        <w:rPr>
          <w:b/>
          <w:bCs/>
          <w:smallCaps/>
        </w:rPr>
        <w:t>Contratante</w:t>
      </w:r>
      <w:r w:rsidRPr="00265440">
        <w:t xml:space="preserve">, será devido o pagamento integral dos honorários contratados, salvo se a rescisão decorrer de falha na prestação dos serviços pela </w:t>
      </w:r>
      <w:r w:rsidRPr="00265440">
        <w:rPr>
          <w:b/>
          <w:bCs/>
          <w:smallCaps/>
        </w:rPr>
        <w:t>Contratada</w:t>
      </w:r>
      <w:r w:rsidRPr="00265440">
        <w:t>, devidamente comprovada, hipótese em que será apurado o valor proporcional ao efetivamente executado, conforme avaliação razoável entre as Partes.</w:t>
      </w:r>
    </w:p>
    <w:p w14:paraId="652A85C5" w14:textId="77777777" w:rsidR="00225EEB" w:rsidRPr="005D58BD" w:rsidRDefault="00225EEB" w:rsidP="005D58BD"/>
    <w:p w14:paraId="0D607827" w14:textId="0A5A5975" w:rsidR="003D3790" w:rsidRPr="005D58BD" w:rsidRDefault="4452AEF1" w:rsidP="005D58BD">
      <w:pPr>
        <w:pStyle w:val="1"/>
        <w:rPr>
          <w:b w:val="0"/>
          <w:smallCaps w:val="0"/>
        </w:rPr>
      </w:pPr>
      <w:r w:rsidRPr="005D58BD">
        <w:rPr>
          <w:sz w:val="22"/>
        </w:rPr>
        <w:lastRenderedPageBreak/>
        <w:t>Obrigações da Contratada</w:t>
      </w:r>
    </w:p>
    <w:p w14:paraId="48EE3687" w14:textId="77777777" w:rsidR="003D3790" w:rsidRPr="00511A73" w:rsidRDefault="003D3790" w:rsidP="00511A73">
      <w:pPr>
        <w:spacing w:after="0" w:line="320" w:lineRule="exact"/>
        <w:jc w:val="both"/>
        <w:rPr>
          <w:rFonts w:ascii="Times New Roman" w:eastAsia="Times New Roman" w:hAnsi="Times New Roman" w:cs="Times New Roman"/>
          <w:lang w:eastAsia="pt-BR"/>
        </w:rPr>
      </w:pPr>
    </w:p>
    <w:p w14:paraId="75AEA205" w14:textId="0A0132A3" w:rsidR="003D3790" w:rsidRPr="005D58BD" w:rsidRDefault="4452AEF1" w:rsidP="005D58BD">
      <w:pPr>
        <w:pStyle w:val="Ttulo1"/>
        <w:rPr>
          <w:u w:val="single"/>
        </w:rPr>
      </w:pPr>
      <w:r w:rsidRPr="005D58BD">
        <w:rPr>
          <w:sz w:val="22"/>
        </w:rPr>
        <w:t xml:space="preserve">A </w:t>
      </w:r>
      <w:r w:rsidRPr="005D58BD">
        <w:rPr>
          <w:b/>
          <w:smallCaps/>
          <w:sz w:val="22"/>
        </w:rPr>
        <w:t>Contratada</w:t>
      </w:r>
      <w:r w:rsidRPr="005D58BD">
        <w:rPr>
          <w:sz w:val="22"/>
        </w:rPr>
        <w:t xml:space="preserve"> se obriga: </w:t>
      </w:r>
      <w:r w:rsidRPr="005D58BD">
        <w:rPr>
          <w:i/>
          <w:sz w:val="22"/>
        </w:rPr>
        <w:t>(i)</w:t>
      </w:r>
      <w:r w:rsidRPr="005D58BD">
        <w:rPr>
          <w:sz w:val="22"/>
        </w:rPr>
        <w:t xml:space="preserve"> A apresentar informações à </w:t>
      </w:r>
      <w:r w:rsidRPr="005D58BD">
        <w:rPr>
          <w:b/>
          <w:smallCaps/>
          <w:sz w:val="22"/>
        </w:rPr>
        <w:t>Contratante</w:t>
      </w:r>
      <w:r w:rsidR="0017661B">
        <w:rPr>
          <w:b/>
          <w:smallCaps/>
          <w:sz w:val="22"/>
        </w:rPr>
        <w:t xml:space="preserve"> </w:t>
      </w:r>
      <w:r w:rsidRPr="005D58BD">
        <w:rPr>
          <w:sz w:val="22"/>
        </w:rPr>
        <w:t xml:space="preserve">sobre a execução dos Serviços, mediante relatório escrito e informações verbais sempre que solicitado; </w:t>
      </w:r>
      <w:r w:rsidRPr="005D58BD">
        <w:rPr>
          <w:i/>
          <w:sz w:val="22"/>
        </w:rPr>
        <w:t xml:space="preserve">(ii) </w:t>
      </w:r>
      <w:r w:rsidRPr="005D58BD">
        <w:rPr>
          <w:sz w:val="22"/>
        </w:rPr>
        <w:t xml:space="preserve">Por si e por seus prepostos, a utilizar sempre a melhor técnica jurídica para a prestação dos Serviços; e </w:t>
      </w:r>
      <w:r w:rsidRPr="005D58BD">
        <w:rPr>
          <w:i/>
          <w:sz w:val="22"/>
        </w:rPr>
        <w:t>(iii)</w:t>
      </w:r>
      <w:r w:rsidRPr="005D58BD">
        <w:rPr>
          <w:sz w:val="22"/>
        </w:rPr>
        <w:t xml:space="preserve"> A se responsabilizar, de forma limitada ao valor dos honorários estabelecidos neste Contrato, integralmente pela escorreita execução dos Serviços em observância aos regramentos legais aplicáveis. </w:t>
      </w:r>
    </w:p>
    <w:p w14:paraId="478A96DF" w14:textId="77777777" w:rsidR="003D3790" w:rsidRPr="00511A73" w:rsidRDefault="003D3790" w:rsidP="00511A73">
      <w:pPr>
        <w:spacing w:after="0" w:line="320" w:lineRule="exact"/>
        <w:rPr>
          <w:rFonts w:ascii="Times New Roman" w:eastAsia="Times New Roman" w:hAnsi="Times New Roman" w:cs="Times New Roman"/>
          <w:u w:val="single"/>
          <w:lang w:eastAsia="pt-BR"/>
        </w:rPr>
      </w:pPr>
    </w:p>
    <w:p w14:paraId="2ACAC8FF" w14:textId="09DF208B" w:rsidR="003D3790" w:rsidRPr="005D58BD" w:rsidRDefault="4452AEF1" w:rsidP="005D58BD">
      <w:pPr>
        <w:pStyle w:val="1"/>
        <w:rPr>
          <w:b w:val="0"/>
          <w:smallCaps w:val="0"/>
        </w:rPr>
      </w:pPr>
      <w:r w:rsidRPr="005D58BD">
        <w:rPr>
          <w:sz w:val="22"/>
        </w:rPr>
        <w:t>Obrigações da Contratante</w:t>
      </w:r>
    </w:p>
    <w:p w14:paraId="408DAC43" w14:textId="77777777" w:rsidR="003D3790" w:rsidRPr="00511A73" w:rsidRDefault="003D3790" w:rsidP="00511A73">
      <w:pPr>
        <w:spacing w:after="0" w:line="320" w:lineRule="exact"/>
        <w:jc w:val="both"/>
        <w:rPr>
          <w:rFonts w:ascii="Times New Roman" w:eastAsia="Times New Roman" w:hAnsi="Times New Roman" w:cs="Times New Roman"/>
          <w:lang w:eastAsia="pt-BR"/>
        </w:rPr>
      </w:pPr>
    </w:p>
    <w:p w14:paraId="3949A01E" w14:textId="5D348B3A" w:rsidR="00F0229E" w:rsidRPr="00265440" w:rsidRDefault="00F0229E" w:rsidP="00511A73">
      <w:pPr>
        <w:pStyle w:val="Ttulo1"/>
        <w:rPr>
          <w:sz w:val="22"/>
          <w:szCs w:val="22"/>
        </w:rPr>
      </w:pPr>
      <w:r w:rsidRPr="00265440">
        <w:rPr>
          <w:sz w:val="22"/>
          <w:szCs w:val="22"/>
        </w:rPr>
        <w:t xml:space="preserve">A </w:t>
      </w:r>
      <w:r w:rsidR="00683C25" w:rsidRPr="00265440">
        <w:rPr>
          <w:b/>
          <w:smallCaps/>
          <w:sz w:val="22"/>
        </w:rPr>
        <w:t>Contratante</w:t>
      </w:r>
      <w:r w:rsidR="00683C25" w:rsidRPr="00265440">
        <w:rPr>
          <w:sz w:val="22"/>
          <w:szCs w:val="22"/>
        </w:rPr>
        <w:t xml:space="preserve"> </w:t>
      </w:r>
      <w:r w:rsidRPr="00265440">
        <w:rPr>
          <w:sz w:val="22"/>
          <w:szCs w:val="22"/>
        </w:rPr>
        <w:t xml:space="preserve">se compromete a: (i) </w:t>
      </w:r>
      <w:proofErr w:type="spellStart"/>
      <w:r w:rsidRPr="00265440">
        <w:rPr>
          <w:sz w:val="22"/>
          <w:szCs w:val="22"/>
        </w:rPr>
        <w:t>fornecer</w:t>
      </w:r>
      <w:proofErr w:type="spellEnd"/>
      <w:r w:rsidRPr="00265440">
        <w:rPr>
          <w:sz w:val="22"/>
          <w:szCs w:val="22"/>
        </w:rPr>
        <w:t xml:space="preserve"> todas as informações e documentos necessários à execução dos serviços contratados, de forma precisa e tempestiva; (ii) colaborar com a </w:t>
      </w:r>
      <w:r w:rsidR="00683C25" w:rsidRPr="005D58BD">
        <w:rPr>
          <w:b/>
          <w:smallCaps/>
          <w:sz w:val="22"/>
        </w:rPr>
        <w:t>Contratada</w:t>
      </w:r>
      <w:r w:rsidR="00683C25" w:rsidRPr="00265440">
        <w:rPr>
          <w:sz w:val="22"/>
          <w:szCs w:val="22"/>
        </w:rPr>
        <w:t xml:space="preserve"> </w:t>
      </w:r>
      <w:r w:rsidRPr="00265440">
        <w:rPr>
          <w:sz w:val="22"/>
          <w:szCs w:val="22"/>
        </w:rPr>
        <w:t>sempre que necessário, respondendo prontamente às solicitações feitas no curso da prestação dos serviços; (iii) efetuar os pagamentos nos prazos ajustados, conforme previsto neste Contrato, assumindo a responsabilidade por quaisquer prejuízos decorrentes de eventual inadimplemento.</w:t>
      </w:r>
    </w:p>
    <w:p w14:paraId="0B8DC0C1" w14:textId="77777777" w:rsidR="00D96745" w:rsidRPr="00511A73" w:rsidRDefault="00D96745" w:rsidP="00511A73">
      <w:pPr>
        <w:pStyle w:val="PargrafodaLista"/>
        <w:spacing w:after="0" w:line="320" w:lineRule="exact"/>
        <w:jc w:val="both"/>
        <w:rPr>
          <w:rFonts w:ascii="Times New Roman" w:eastAsia="MS Mincho" w:hAnsi="Times New Roman"/>
          <w:lang w:eastAsia="pt-BR"/>
        </w:rPr>
      </w:pPr>
    </w:p>
    <w:p w14:paraId="7C0814EE" w14:textId="3D9B8873" w:rsidR="003D3790" w:rsidRPr="005D58BD" w:rsidRDefault="4452AEF1" w:rsidP="005D58BD">
      <w:pPr>
        <w:pStyle w:val="1"/>
        <w:rPr>
          <w:b w:val="0"/>
          <w:smallCaps w:val="0"/>
        </w:rPr>
      </w:pPr>
      <w:r w:rsidRPr="005D58BD">
        <w:rPr>
          <w:sz w:val="22"/>
        </w:rPr>
        <w:t>Despesas</w:t>
      </w:r>
    </w:p>
    <w:p w14:paraId="5D17DF3A" w14:textId="77777777" w:rsidR="003D3790" w:rsidRPr="005D58BD" w:rsidRDefault="003D3790" w:rsidP="005D58BD">
      <w:pPr>
        <w:pStyle w:val="Ttulo1"/>
        <w:numPr>
          <w:ilvl w:val="0"/>
          <w:numId w:val="0"/>
        </w:numPr>
        <w:ind w:left="851"/>
      </w:pPr>
    </w:p>
    <w:p w14:paraId="6BF4A99F" w14:textId="2D0D8A86" w:rsidR="00A27C19" w:rsidRPr="00265440" w:rsidRDefault="00A27C19" w:rsidP="005D58BD">
      <w:pPr>
        <w:pStyle w:val="Ttulo1"/>
      </w:pPr>
      <w:r w:rsidRPr="00265440">
        <w:rPr>
          <w:rFonts w:ascii="Calibri" w:eastAsia="Calibri" w:hAnsi="Calibri"/>
        </w:rPr>
        <w:t xml:space="preserve">A remuneração avençada no presente Contrato não abrange despesas </w:t>
      </w:r>
      <w:r w:rsidRPr="00265440">
        <w:t>operacionais eventualmente necessárias à execução</w:t>
      </w:r>
      <w:r w:rsidRPr="00265440">
        <w:rPr>
          <w:rFonts w:ascii="Calibri" w:eastAsia="Calibri" w:hAnsi="Calibri"/>
        </w:rPr>
        <w:t xml:space="preserve"> do objeto</w:t>
      </w:r>
      <w:r w:rsidRPr="00265440">
        <w:t>,</w:t>
      </w:r>
      <w:r w:rsidRPr="00265440">
        <w:rPr>
          <w:rFonts w:ascii="Calibri" w:eastAsia="Calibri" w:hAnsi="Calibri"/>
        </w:rPr>
        <w:t xml:space="preserve"> como</w:t>
      </w:r>
      <w:r w:rsidRPr="00265440">
        <w:rPr>
          <w:sz w:val="22"/>
          <w:szCs w:val="22"/>
        </w:rPr>
        <w:t xml:space="preserve"> registros, certidões ou deslocamentos previamente autorizados</w:t>
      </w:r>
      <w:r w:rsidRPr="00265440">
        <w:rPr>
          <w:sz w:val="22"/>
        </w:rPr>
        <w:t xml:space="preserve"> pela </w:t>
      </w:r>
      <w:r w:rsidRPr="00265440">
        <w:rPr>
          <w:b/>
          <w:smallCaps/>
          <w:sz w:val="22"/>
        </w:rPr>
        <w:t>Contratante</w:t>
      </w:r>
      <w:r w:rsidRPr="00265440">
        <w:rPr>
          <w:sz w:val="22"/>
        </w:rPr>
        <w:t>.</w:t>
      </w:r>
    </w:p>
    <w:p w14:paraId="241C1DD8" w14:textId="77777777" w:rsidR="00A27C19" w:rsidRPr="00511A73" w:rsidRDefault="00A27C19" w:rsidP="00511A73">
      <w:pPr>
        <w:pStyle w:val="Ttulo1"/>
        <w:numPr>
          <w:ilvl w:val="0"/>
          <w:numId w:val="0"/>
        </w:numPr>
        <w:ind w:left="851"/>
        <w:rPr>
          <w:sz w:val="22"/>
          <w:szCs w:val="22"/>
          <w:highlight w:val="yellow"/>
        </w:rPr>
      </w:pPr>
    </w:p>
    <w:p w14:paraId="0A038FAE" w14:textId="2E26D11E" w:rsidR="003D3790" w:rsidRPr="00265440" w:rsidRDefault="00A27C19" w:rsidP="00511A73">
      <w:pPr>
        <w:pStyle w:val="Ttulo1"/>
        <w:rPr>
          <w:sz w:val="22"/>
          <w:szCs w:val="22"/>
        </w:rPr>
      </w:pPr>
      <w:r w:rsidRPr="00265440">
        <w:rPr>
          <w:sz w:val="22"/>
          <w:szCs w:val="22"/>
        </w:rPr>
        <w:t xml:space="preserve">Tais despesas deverão ser reembolsadas mediante envio de comprovantes pela </w:t>
      </w:r>
      <w:r w:rsidRPr="00265440">
        <w:rPr>
          <w:b/>
          <w:bCs/>
          <w:smallCaps/>
          <w:sz w:val="22"/>
          <w:szCs w:val="22"/>
        </w:rPr>
        <w:t>Contratada</w:t>
      </w:r>
      <w:r w:rsidRPr="00265440">
        <w:rPr>
          <w:sz w:val="22"/>
          <w:szCs w:val="22"/>
        </w:rPr>
        <w:t xml:space="preserve">, desde que previamente autorizadas por e-mail pela </w:t>
      </w:r>
      <w:r w:rsidRPr="00265440">
        <w:rPr>
          <w:b/>
          <w:bCs/>
          <w:smallCaps/>
          <w:sz w:val="22"/>
          <w:szCs w:val="22"/>
        </w:rPr>
        <w:t>Contratante</w:t>
      </w:r>
      <w:r w:rsidRPr="00265440">
        <w:rPr>
          <w:sz w:val="22"/>
          <w:szCs w:val="22"/>
        </w:rPr>
        <w:t>.</w:t>
      </w:r>
    </w:p>
    <w:p w14:paraId="684EEFA9" w14:textId="77777777" w:rsidR="00A27C19" w:rsidRPr="005D58BD" w:rsidRDefault="00A27C19" w:rsidP="005D58BD">
      <w:pPr>
        <w:pStyle w:val="Ttulo1"/>
        <w:numPr>
          <w:ilvl w:val="0"/>
          <w:numId w:val="0"/>
        </w:numPr>
        <w:ind w:left="851"/>
      </w:pPr>
    </w:p>
    <w:p w14:paraId="45ABC108" w14:textId="24BA2E13" w:rsidR="003D3790" w:rsidRPr="005D58BD" w:rsidRDefault="4452AEF1" w:rsidP="005D58BD">
      <w:pPr>
        <w:pStyle w:val="Ttulo1"/>
      </w:pPr>
      <w:r w:rsidRPr="005D58BD">
        <w:rPr>
          <w:sz w:val="22"/>
        </w:rPr>
        <w:t xml:space="preserve">Os custos suportados pelos prepostos da </w:t>
      </w:r>
      <w:r w:rsidRPr="005D58BD">
        <w:rPr>
          <w:b/>
          <w:smallCaps/>
          <w:sz w:val="22"/>
        </w:rPr>
        <w:t>Contratada</w:t>
      </w:r>
      <w:r w:rsidRPr="005D58BD">
        <w:rPr>
          <w:sz w:val="22"/>
        </w:rPr>
        <w:t xml:space="preserve"> em diligências realizadas com uso de veículo próprio, incluindo alimentação, serão discriminados em relatório de despesas. Tal relatório, será remetido quinzenalmente à </w:t>
      </w:r>
      <w:r w:rsidRPr="005D58BD">
        <w:rPr>
          <w:b/>
          <w:smallCaps/>
          <w:sz w:val="22"/>
        </w:rPr>
        <w:t xml:space="preserve">Contratante </w:t>
      </w:r>
      <w:r w:rsidRPr="005D58BD">
        <w:rPr>
          <w:sz w:val="22"/>
        </w:rPr>
        <w:t>e deverá conter: a data da diligência, a quilometragem rodada, o valor dos pedágios e da alimentação, o profissional responsável, o trabalho realizado e o respectivo valor total.</w:t>
      </w:r>
    </w:p>
    <w:p w14:paraId="691919EF" w14:textId="77777777" w:rsidR="003D3790" w:rsidRPr="00511A73" w:rsidRDefault="003D3790" w:rsidP="00511A73">
      <w:pPr>
        <w:spacing w:after="0" w:line="320" w:lineRule="exact"/>
        <w:jc w:val="both"/>
        <w:rPr>
          <w:rFonts w:ascii="Times New Roman" w:eastAsia="Times New Roman" w:hAnsi="Times New Roman" w:cs="Times New Roman"/>
          <w:lang w:eastAsia="pt-BR"/>
        </w:rPr>
      </w:pPr>
    </w:p>
    <w:p w14:paraId="0304D15A" w14:textId="41D56D0F" w:rsidR="003D3790" w:rsidRPr="005D58BD" w:rsidRDefault="4452AEF1" w:rsidP="005D58BD">
      <w:pPr>
        <w:pStyle w:val="Ttulo1"/>
      </w:pPr>
      <w:r w:rsidRPr="005D58BD">
        <w:rPr>
          <w:sz w:val="22"/>
        </w:rPr>
        <w:t xml:space="preserve">O pagamento das despesas indicadas no Relatório de Despesas deverá ser realizado no prazo de até 07 (sete) dias corridos após o envio pela </w:t>
      </w:r>
      <w:r w:rsidRPr="005D58BD">
        <w:rPr>
          <w:b/>
          <w:smallCaps/>
          <w:sz w:val="22"/>
        </w:rPr>
        <w:t>Contratada</w:t>
      </w:r>
      <w:r w:rsidRPr="005D58BD">
        <w:rPr>
          <w:sz w:val="22"/>
        </w:rPr>
        <w:t xml:space="preserve"> do referido documento, desde que previamente autorizados por escrito pela </w:t>
      </w:r>
      <w:r w:rsidRPr="005D58BD">
        <w:rPr>
          <w:b/>
          <w:smallCaps/>
          <w:sz w:val="22"/>
        </w:rPr>
        <w:t>Contratante</w:t>
      </w:r>
      <w:r w:rsidRPr="005D58BD">
        <w:rPr>
          <w:smallCaps/>
          <w:sz w:val="22"/>
        </w:rPr>
        <w:t>.</w:t>
      </w:r>
    </w:p>
    <w:p w14:paraId="6AE00FE8" w14:textId="77777777" w:rsidR="003D3790" w:rsidRPr="00511A73" w:rsidRDefault="003D3790" w:rsidP="00511A73">
      <w:pPr>
        <w:spacing w:after="0" w:line="320" w:lineRule="exact"/>
        <w:jc w:val="both"/>
        <w:rPr>
          <w:rFonts w:ascii="Times New Roman" w:eastAsia="Verdana" w:hAnsi="Times New Roman" w:cs="Times New Roman"/>
          <w:lang w:eastAsia="pt-BR"/>
        </w:rPr>
      </w:pPr>
    </w:p>
    <w:p w14:paraId="30CF298D" w14:textId="5BDE3653" w:rsidR="003D3790" w:rsidRPr="005D58BD" w:rsidRDefault="4452AEF1" w:rsidP="005D58BD">
      <w:pPr>
        <w:pStyle w:val="Ttulo1"/>
      </w:pPr>
      <w:r w:rsidRPr="005D58BD">
        <w:rPr>
          <w:sz w:val="22"/>
        </w:rPr>
        <w:t xml:space="preserve">Fica estabelecido o valor de R$ </w:t>
      </w:r>
      <w:r w:rsidR="00FF265E" w:rsidRPr="005D58BD">
        <w:rPr>
          <w:sz w:val="22"/>
        </w:rPr>
        <w:t>2</w:t>
      </w:r>
      <w:r w:rsidRPr="005D58BD">
        <w:rPr>
          <w:sz w:val="22"/>
        </w:rPr>
        <w:t>,</w:t>
      </w:r>
      <w:r w:rsidR="00FF265E" w:rsidRPr="005D58BD">
        <w:rPr>
          <w:sz w:val="22"/>
        </w:rPr>
        <w:t>0</w:t>
      </w:r>
      <w:r w:rsidRPr="005D58BD">
        <w:rPr>
          <w:sz w:val="22"/>
        </w:rPr>
        <w:t xml:space="preserve">0 </w:t>
      </w:r>
      <w:r w:rsidR="00FF265E" w:rsidRPr="005D58BD">
        <w:rPr>
          <w:sz w:val="22"/>
        </w:rPr>
        <w:t>(dois reais</w:t>
      </w:r>
      <w:r w:rsidRPr="005D58BD">
        <w:rPr>
          <w:sz w:val="22"/>
        </w:rPr>
        <w:t xml:space="preserve">) por quilômetro rodado, que poderá ser reajustado consensualmente entre as Partes levando em conta alteração na tabela de preço dos combustíveis. A quilometragem a ser cobrada será mensurada pela distância média entre a sede ou filial da </w:t>
      </w:r>
      <w:r w:rsidRPr="005D58BD">
        <w:rPr>
          <w:b/>
          <w:smallCaps/>
          <w:sz w:val="22"/>
        </w:rPr>
        <w:t>Contratada</w:t>
      </w:r>
      <w:r w:rsidRPr="005D58BD">
        <w:rPr>
          <w:sz w:val="22"/>
        </w:rPr>
        <w:t>, conforme o caso, e o destino da diligência, indicado pelo sistema do “Google Maps” ou “</w:t>
      </w:r>
      <w:proofErr w:type="spellStart"/>
      <w:r w:rsidRPr="005D58BD">
        <w:rPr>
          <w:sz w:val="22"/>
        </w:rPr>
        <w:t>Waze</w:t>
      </w:r>
      <w:proofErr w:type="spellEnd"/>
      <w:r w:rsidRPr="005D58BD">
        <w:rPr>
          <w:sz w:val="22"/>
        </w:rPr>
        <w:t>”.</w:t>
      </w:r>
    </w:p>
    <w:p w14:paraId="1679D0C7" w14:textId="77777777" w:rsidR="003D3790" w:rsidRPr="00511A73" w:rsidRDefault="003D3790" w:rsidP="00511A73">
      <w:pPr>
        <w:spacing w:after="0" w:line="320" w:lineRule="exact"/>
        <w:jc w:val="both"/>
        <w:rPr>
          <w:rFonts w:ascii="Times New Roman" w:eastAsia="Times New Roman" w:hAnsi="Times New Roman" w:cs="Times New Roman"/>
          <w:lang w:eastAsia="pt-BR"/>
        </w:rPr>
      </w:pPr>
    </w:p>
    <w:p w14:paraId="5A4B31DE" w14:textId="7EA3F08A" w:rsidR="003D3790" w:rsidRPr="005D58BD" w:rsidRDefault="4452AEF1" w:rsidP="005D58BD">
      <w:pPr>
        <w:pStyle w:val="Ttulo1"/>
      </w:pPr>
      <w:r w:rsidRPr="005D58BD">
        <w:rPr>
          <w:sz w:val="22"/>
        </w:rPr>
        <w:t xml:space="preserve">As diligências, audiências e demais atos presenciais cuja distância da sede da </w:t>
      </w:r>
      <w:r w:rsidRPr="005D58BD">
        <w:rPr>
          <w:b/>
          <w:smallCaps/>
          <w:sz w:val="22"/>
        </w:rPr>
        <w:t xml:space="preserve">Contratante </w:t>
      </w:r>
      <w:r w:rsidRPr="005D58BD">
        <w:rPr>
          <w:sz w:val="22"/>
        </w:rPr>
        <w:t xml:space="preserve">seja superior a 150 (cento e cinquenta) quilômetros da sede ou filial da </w:t>
      </w:r>
      <w:r w:rsidRPr="005D58BD">
        <w:rPr>
          <w:b/>
          <w:smallCaps/>
          <w:sz w:val="22"/>
        </w:rPr>
        <w:lastRenderedPageBreak/>
        <w:t>Contratada</w:t>
      </w:r>
      <w:r w:rsidRPr="005D58BD">
        <w:rPr>
          <w:sz w:val="22"/>
        </w:rPr>
        <w:t xml:space="preserve">, a depender da complexidade envolvida, serão realizadas por correspondentes indicados pela </w:t>
      </w:r>
      <w:r w:rsidRPr="005D58BD">
        <w:rPr>
          <w:b/>
          <w:smallCaps/>
          <w:sz w:val="22"/>
        </w:rPr>
        <w:t>Contratada</w:t>
      </w:r>
      <w:r w:rsidRPr="005D58BD">
        <w:rPr>
          <w:sz w:val="22"/>
        </w:rPr>
        <w:t xml:space="preserve">, cujos honorários serão custeados integralmente pela </w:t>
      </w:r>
      <w:r w:rsidRPr="005D58BD">
        <w:rPr>
          <w:b/>
          <w:smallCaps/>
          <w:sz w:val="22"/>
        </w:rPr>
        <w:t>Contratante</w:t>
      </w:r>
      <w:r w:rsidRPr="005D58BD">
        <w:rPr>
          <w:smallCaps/>
          <w:sz w:val="22"/>
        </w:rPr>
        <w:t xml:space="preserve">, </w:t>
      </w:r>
      <w:r w:rsidRPr="005D58BD">
        <w:rPr>
          <w:sz w:val="22"/>
        </w:rPr>
        <w:t>nos mesmos moldes descritos nas disposições anteriores</w:t>
      </w:r>
      <w:r w:rsidRPr="005D58BD">
        <w:rPr>
          <w:sz w:val="22"/>
          <w:lang w:val="pt"/>
        </w:rPr>
        <w:t>.</w:t>
      </w:r>
    </w:p>
    <w:p w14:paraId="11C4E7BF" w14:textId="77777777" w:rsidR="003D3790" w:rsidRPr="00511A73" w:rsidRDefault="003D3790" w:rsidP="00511A73">
      <w:pPr>
        <w:spacing w:after="0" w:line="320" w:lineRule="exact"/>
        <w:jc w:val="both"/>
        <w:rPr>
          <w:rFonts w:ascii="Times New Roman" w:eastAsia="Times New Roman" w:hAnsi="Times New Roman" w:cs="Times New Roman"/>
          <w:lang w:eastAsia="pt-BR"/>
        </w:rPr>
      </w:pPr>
    </w:p>
    <w:p w14:paraId="4756FD05" w14:textId="13CA9616" w:rsidR="003D3790" w:rsidRPr="005D58BD" w:rsidRDefault="4452AEF1" w:rsidP="005D58BD">
      <w:pPr>
        <w:pStyle w:val="1"/>
        <w:rPr>
          <w:b w:val="0"/>
          <w:smallCaps w:val="0"/>
        </w:rPr>
      </w:pPr>
      <w:bookmarkStart w:id="5" w:name="_Hlk152753763"/>
      <w:r w:rsidRPr="005D58BD">
        <w:rPr>
          <w:sz w:val="22"/>
        </w:rPr>
        <w:t>Compliance</w:t>
      </w:r>
      <w:bookmarkEnd w:id="5"/>
      <w:r w:rsidRPr="005D58BD">
        <w:rPr>
          <w:sz w:val="22"/>
        </w:rPr>
        <w:t xml:space="preserve"> e Lei Anticorrupção</w:t>
      </w:r>
    </w:p>
    <w:p w14:paraId="6F357098" w14:textId="7B821D83" w:rsidR="003D3790" w:rsidRPr="00511A73" w:rsidRDefault="003D3790" w:rsidP="00511A73">
      <w:pPr>
        <w:spacing w:after="0" w:line="320" w:lineRule="exact"/>
        <w:ind w:left="360"/>
        <w:jc w:val="both"/>
        <w:rPr>
          <w:rFonts w:ascii="Times New Roman" w:eastAsia="Times New Roman" w:hAnsi="Times New Roman" w:cs="Times New Roman"/>
          <w:b/>
          <w:bCs/>
          <w:smallCaps/>
          <w:lang w:eastAsia="pt-BR"/>
        </w:rPr>
      </w:pPr>
    </w:p>
    <w:p w14:paraId="6C9B8BE2" w14:textId="4D8E0DF8" w:rsidR="0019323C" w:rsidRPr="00511A73" w:rsidRDefault="001E1023" w:rsidP="00511A73">
      <w:pPr>
        <w:pStyle w:val="Ttulo1"/>
        <w:rPr>
          <w:sz w:val="22"/>
          <w:szCs w:val="22"/>
        </w:rPr>
      </w:pPr>
      <w:r w:rsidRPr="00511A73">
        <w:rPr>
          <w:sz w:val="22"/>
          <w:szCs w:val="22"/>
        </w:rPr>
        <w:t>As Partes declaram que exercem suas atividades em conformidade com a legislação vigente e comprometem-se a cumprir as normas aplicáveis de integridade, incluindo a Lei nº 12.846/13 e demais normas anticorrupção.</w:t>
      </w:r>
    </w:p>
    <w:p w14:paraId="33799F1A" w14:textId="77777777" w:rsidR="001E1023" w:rsidRPr="00511A73" w:rsidRDefault="001E1023" w:rsidP="005D58BD">
      <w:pPr>
        <w:spacing w:after="0" w:line="320" w:lineRule="exact"/>
        <w:rPr>
          <w:rFonts w:ascii="Times New Roman" w:hAnsi="Times New Roman"/>
          <w:lang w:eastAsia="pt-BR"/>
        </w:rPr>
      </w:pPr>
    </w:p>
    <w:p w14:paraId="45EF67F6" w14:textId="5FA978D4" w:rsidR="003D3790" w:rsidRPr="005D58BD" w:rsidRDefault="4452AEF1" w:rsidP="005D58BD">
      <w:pPr>
        <w:pStyle w:val="1"/>
        <w:rPr>
          <w:b w:val="0"/>
          <w:smallCaps w:val="0"/>
        </w:rPr>
      </w:pPr>
      <w:r w:rsidRPr="005D58BD">
        <w:rPr>
          <w:sz w:val="22"/>
        </w:rPr>
        <w:t xml:space="preserve">Disposições Gerais </w:t>
      </w:r>
    </w:p>
    <w:p w14:paraId="0C741BB1" w14:textId="77777777" w:rsidR="003D3790" w:rsidRPr="00511A73" w:rsidRDefault="003D3790" w:rsidP="00511A73">
      <w:pPr>
        <w:spacing w:after="0" w:line="320" w:lineRule="exact"/>
        <w:jc w:val="both"/>
        <w:rPr>
          <w:rFonts w:ascii="Times New Roman" w:eastAsia="Times New Roman" w:hAnsi="Times New Roman" w:cs="Times New Roman"/>
          <w:b/>
          <w:bCs/>
          <w:smallCaps/>
          <w:lang w:eastAsia="pt-BR"/>
        </w:rPr>
      </w:pPr>
    </w:p>
    <w:p w14:paraId="5D57082D" w14:textId="5DCDA4D3" w:rsidR="003D3790" w:rsidRPr="005D58BD" w:rsidRDefault="4452AEF1" w:rsidP="005D58BD">
      <w:pPr>
        <w:pStyle w:val="Ttulo1"/>
      </w:pPr>
      <w:r w:rsidRPr="005D58BD">
        <w:rPr>
          <w:i/>
          <w:sz w:val="22"/>
        </w:rPr>
        <w:t>Irrevogabilidade</w:t>
      </w:r>
      <w:r w:rsidRPr="005D58BD">
        <w:rPr>
          <w:sz w:val="22"/>
        </w:rPr>
        <w:t>. Este Contrato é celebrado em caráter irrevogável e irretratável e obriga as Partes e seus herdeiros e sucessores, a qualquer título, e somente poderá ser alterado através de aditivo por escrito, devidamente assinado por todas as Partes.</w:t>
      </w:r>
    </w:p>
    <w:p w14:paraId="6EE18CFF" w14:textId="77777777" w:rsidR="003D3790" w:rsidRPr="00511A73" w:rsidRDefault="003D3790" w:rsidP="00511A73">
      <w:pPr>
        <w:numPr>
          <w:ilvl w:val="1"/>
          <w:numId w:val="0"/>
        </w:numPr>
        <w:spacing w:after="0" w:line="320" w:lineRule="exact"/>
        <w:jc w:val="both"/>
        <w:rPr>
          <w:rFonts w:ascii="Times New Roman" w:eastAsia="MS Mincho" w:hAnsi="Times New Roman" w:cs="Times New Roman"/>
          <w:lang w:eastAsia="pt-BR"/>
        </w:rPr>
      </w:pPr>
    </w:p>
    <w:p w14:paraId="5DEB0CFE" w14:textId="6A0F1EC8" w:rsidR="003D3790" w:rsidRPr="005D58BD" w:rsidRDefault="4452AEF1" w:rsidP="005D58BD">
      <w:pPr>
        <w:pStyle w:val="Ttulo1"/>
      </w:pPr>
      <w:r w:rsidRPr="005D58BD">
        <w:rPr>
          <w:i/>
          <w:sz w:val="22"/>
        </w:rPr>
        <w:t>Independências das Disposições</w:t>
      </w:r>
      <w:r w:rsidRPr="005D58BD">
        <w:rPr>
          <w:sz w:val="22"/>
        </w:rPr>
        <w:t>. A invalidade ou ineficácia, no todo ou em parte, de qualquer das cláusulas deste Contrato não afetará as demais, que permanecerão sempre válidas e eficazes até o cumprimento, pelas Partes, de todas as suas obrigações aqui previstas.</w:t>
      </w:r>
    </w:p>
    <w:p w14:paraId="1D5E5DF1" w14:textId="77777777" w:rsidR="003D3790" w:rsidRPr="00511A73" w:rsidRDefault="003D3790" w:rsidP="00511A73">
      <w:pPr>
        <w:spacing w:after="0" w:line="320" w:lineRule="exact"/>
        <w:ind w:left="567"/>
        <w:contextualSpacing/>
        <w:jc w:val="both"/>
        <w:rPr>
          <w:rFonts w:ascii="Times New Roman" w:eastAsia="MS Mincho" w:hAnsi="Times New Roman" w:cs="Times New Roman"/>
          <w:lang w:eastAsia="pt-BR"/>
        </w:rPr>
      </w:pPr>
    </w:p>
    <w:p w14:paraId="4846AF15" w14:textId="2A3B5232" w:rsidR="003D3790" w:rsidRPr="005D58BD" w:rsidRDefault="4452AEF1" w:rsidP="005D58BD">
      <w:pPr>
        <w:pStyle w:val="Ttulo1"/>
      </w:pPr>
      <w:r w:rsidRPr="005D58BD">
        <w:rPr>
          <w:i/>
          <w:sz w:val="22"/>
        </w:rPr>
        <w:t>Acordo Integral</w:t>
      </w:r>
      <w:r w:rsidRPr="005D58BD">
        <w:rPr>
          <w:sz w:val="22"/>
        </w:rPr>
        <w:t>. O presente Contrato constitui o acordo integral entre as Partes sobre as matérias nele contidas, substituindo todas e quaisquer tratativas, comunicações, propostas, instrumentos e/ou documentos anteriores à presente data (inclusive).</w:t>
      </w:r>
    </w:p>
    <w:p w14:paraId="5AB78BDF" w14:textId="77777777" w:rsidR="003D3790" w:rsidRPr="00511A73" w:rsidRDefault="003D3790" w:rsidP="00511A73">
      <w:pPr>
        <w:spacing w:after="0" w:line="320" w:lineRule="exact"/>
        <w:jc w:val="both"/>
        <w:rPr>
          <w:rFonts w:ascii="Times New Roman" w:eastAsia="Times New Roman" w:hAnsi="Times New Roman" w:cs="Times New Roman"/>
          <w:b/>
          <w:bCs/>
          <w:smallCaps/>
          <w:lang w:eastAsia="pt-BR"/>
        </w:rPr>
      </w:pPr>
    </w:p>
    <w:p w14:paraId="0FD72233" w14:textId="4F56F133" w:rsidR="003D3790" w:rsidRPr="00511A73" w:rsidRDefault="00511A73" w:rsidP="00511A73">
      <w:pPr>
        <w:pStyle w:val="Ttulo1"/>
        <w:rPr>
          <w:sz w:val="22"/>
          <w:szCs w:val="22"/>
        </w:rPr>
      </w:pPr>
      <w:r w:rsidRPr="00511A73">
        <w:rPr>
          <w:i/>
          <w:iCs/>
          <w:sz w:val="22"/>
          <w:szCs w:val="22"/>
        </w:rPr>
        <w:t xml:space="preserve">Comunicação. </w:t>
      </w:r>
      <w:r w:rsidR="00A77807" w:rsidRPr="00511A73">
        <w:rPr>
          <w:sz w:val="22"/>
          <w:szCs w:val="22"/>
        </w:rPr>
        <w:t>As comunicações entre as Partes poderão ser feitas por e-mail, com confirmação de leitura ou envio.</w:t>
      </w:r>
    </w:p>
    <w:p w14:paraId="46C16333" w14:textId="77777777" w:rsidR="00511A73" w:rsidRPr="00511A73" w:rsidRDefault="00511A73" w:rsidP="005D58BD">
      <w:pPr>
        <w:spacing w:after="0" w:line="320" w:lineRule="exact"/>
        <w:rPr>
          <w:rFonts w:ascii="Times New Roman" w:hAnsi="Times New Roman" w:cs="Times New Roman"/>
          <w:lang w:eastAsia="pt-BR"/>
        </w:rPr>
      </w:pPr>
    </w:p>
    <w:p w14:paraId="4B47AE55" w14:textId="2E57DE57" w:rsidR="003D3790" w:rsidRPr="005D58BD" w:rsidRDefault="4452AEF1" w:rsidP="005D58BD">
      <w:pPr>
        <w:pStyle w:val="Ttulo1"/>
      </w:pPr>
      <w:r w:rsidRPr="005D58BD">
        <w:rPr>
          <w:i/>
          <w:sz w:val="22"/>
        </w:rPr>
        <w:t>Vinculação das Partes</w:t>
      </w:r>
      <w:r w:rsidRPr="005D58BD">
        <w:rPr>
          <w:sz w:val="22"/>
        </w:rPr>
        <w:t>. Obrigam-se as Partes, por si, seus herdeiros, sucessores e cessionários autorizados, qualquer título, a todo o tempo, visto que o fazem em caráter irrevogável e irretratável, não havendo em nenhuma hipótese condição de arrependimento.</w:t>
      </w:r>
    </w:p>
    <w:p w14:paraId="17F7C860" w14:textId="77777777" w:rsidR="003D3790" w:rsidRPr="00511A73" w:rsidRDefault="003D3790" w:rsidP="00511A73">
      <w:pPr>
        <w:spacing w:after="0" w:line="320" w:lineRule="exact"/>
        <w:jc w:val="both"/>
        <w:rPr>
          <w:rFonts w:ascii="Times New Roman" w:eastAsia="Times New Roman" w:hAnsi="Times New Roman" w:cs="Times New Roman"/>
          <w:lang w:eastAsia="pt-BR"/>
        </w:rPr>
      </w:pPr>
    </w:p>
    <w:p w14:paraId="0251CF70" w14:textId="154D2371" w:rsidR="003D3790" w:rsidRPr="005D58BD" w:rsidRDefault="4452AEF1" w:rsidP="005D58BD">
      <w:pPr>
        <w:pStyle w:val="Ttulo1"/>
      </w:pPr>
      <w:r w:rsidRPr="005D58BD">
        <w:rPr>
          <w:i/>
          <w:sz w:val="22"/>
        </w:rPr>
        <w:t xml:space="preserve">Responsabilidade. </w:t>
      </w:r>
      <w:r w:rsidRPr="005D58BD">
        <w:rPr>
          <w:sz w:val="22"/>
        </w:rPr>
        <w:t xml:space="preserve">A </w:t>
      </w:r>
      <w:r w:rsidRPr="005D58BD">
        <w:rPr>
          <w:b/>
          <w:smallCaps/>
          <w:sz w:val="22"/>
        </w:rPr>
        <w:t xml:space="preserve">Contratada </w:t>
      </w:r>
      <w:r w:rsidRPr="005D58BD">
        <w:rPr>
          <w:sz w:val="22"/>
        </w:rPr>
        <w:t xml:space="preserve">ficará isenta de qualquer responsabilidade em caso de não fornecimento de subsídios adequados para o respectivo ato, bem como em caso de encaminhamento de documento ou prestação de informações falsas, alteradas, ou de qualquer forma insuficientes a efetiva execução dos Serviços, tal como em caso de atraso ou falta de pagamento de despesas procedimentais. </w:t>
      </w:r>
    </w:p>
    <w:p w14:paraId="0DDD3CBF" w14:textId="77777777" w:rsidR="008B496F" w:rsidRPr="00511A73" w:rsidRDefault="008B496F" w:rsidP="00511A73">
      <w:pPr>
        <w:pStyle w:val="PargrafodaLista"/>
        <w:spacing w:after="0" w:line="320" w:lineRule="exact"/>
        <w:rPr>
          <w:rFonts w:ascii="Times New Roman" w:eastAsia="MS Mincho" w:hAnsi="Times New Roman"/>
          <w:lang w:eastAsia="pt-BR"/>
        </w:rPr>
      </w:pPr>
    </w:p>
    <w:p w14:paraId="5AA52DDC" w14:textId="64FB4DE1" w:rsidR="008B496F" w:rsidRPr="00511A73" w:rsidRDefault="008B496F" w:rsidP="005D58BD">
      <w:pPr>
        <w:pStyle w:val="Ttulo1"/>
        <w:rPr>
          <w:sz w:val="22"/>
          <w:szCs w:val="22"/>
        </w:rPr>
      </w:pPr>
      <w:r w:rsidRPr="00511A73">
        <w:rPr>
          <w:i/>
          <w:iCs/>
          <w:sz w:val="22"/>
          <w:szCs w:val="22"/>
        </w:rPr>
        <w:t xml:space="preserve">Utilização Marca. </w:t>
      </w:r>
      <w:r w:rsidRPr="00511A73">
        <w:rPr>
          <w:sz w:val="22"/>
          <w:szCs w:val="22"/>
        </w:rPr>
        <w:t xml:space="preserve">A </w:t>
      </w:r>
      <w:r w:rsidRPr="00511A73">
        <w:rPr>
          <w:b/>
          <w:bCs/>
          <w:smallCaps/>
          <w:sz w:val="22"/>
          <w:szCs w:val="22"/>
        </w:rPr>
        <w:t>Contratante</w:t>
      </w:r>
      <w:r w:rsidRPr="00511A73">
        <w:rPr>
          <w:sz w:val="22"/>
          <w:szCs w:val="22"/>
        </w:rPr>
        <w:t xml:space="preserve"> autoriza expressamente que a </w:t>
      </w:r>
      <w:r w:rsidRPr="00511A73">
        <w:rPr>
          <w:b/>
          <w:bCs/>
          <w:smallCaps/>
          <w:sz w:val="22"/>
          <w:szCs w:val="22"/>
        </w:rPr>
        <w:t>Contratada</w:t>
      </w:r>
      <w:r w:rsidRPr="00511A73">
        <w:rPr>
          <w:sz w:val="22"/>
          <w:szCs w:val="22"/>
        </w:rPr>
        <w:t xml:space="preserve"> utilize a sua marca em seus materiais de divulgação comercial.</w:t>
      </w:r>
    </w:p>
    <w:p w14:paraId="178FADAB" w14:textId="77777777" w:rsidR="003D3790" w:rsidRPr="00511A73" w:rsidRDefault="003D3790" w:rsidP="00511A73">
      <w:pPr>
        <w:spacing w:after="0" w:line="320" w:lineRule="exact"/>
        <w:ind w:left="792"/>
        <w:jc w:val="both"/>
        <w:rPr>
          <w:rFonts w:ascii="Times New Roman" w:eastAsia="MS Mincho" w:hAnsi="Times New Roman" w:cs="Times New Roman"/>
          <w:lang w:eastAsia="pt-BR"/>
        </w:rPr>
      </w:pPr>
    </w:p>
    <w:p w14:paraId="0A7E8146" w14:textId="0F777D68" w:rsidR="00027EE8" w:rsidRPr="00511A73" w:rsidRDefault="4452AEF1" w:rsidP="005D58BD">
      <w:pPr>
        <w:pStyle w:val="Ttulo1"/>
        <w:rPr>
          <w:sz w:val="22"/>
          <w:szCs w:val="22"/>
        </w:rPr>
      </w:pPr>
      <w:r w:rsidRPr="00511A73">
        <w:rPr>
          <w:i/>
          <w:iCs/>
          <w:sz w:val="22"/>
          <w:szCs w:val="22"/>
        </w:rPr>
        <w:t xml:space="preserve">Tributos. </w:t>
      </w:r>
      <w:r w:rsidR="00027EE8" w:rsidRPr="00511A73">
        <w:rPr>
          <w:sz w:val="22"/>
          <w:szCs w:val="22"/>
        </w:rPr>
        <w:t xml:space="preserve">Os </w:t>
      </w:r>
      <w:r w:rsidR="00711791" w:rsidRPr="00511A73">
        <w:rPr>
          <w:rStyle w:val="normaltextrun"/>
          <w:color w:val="000000"/>
          <w:sz w:val="22"/>
          <w:szCs w:val="22"/>
        </w:rPr>
        <w:t xml:space="preserve">valores dos honorários estipulados neste Contrato </w:t>
      </w:r>
      <w:r w:rsidR="0006561B" w:rsidRPr="00511A73">
        <w:rPr>
          <w:rStyle w:val="normaltextrun"/>
          <w:color w:val="000000"/>
          <w:sz w:val="22"/>
          <w:szCs w:val="22"/>
        </w:rPr>
        <w:t xml:space="preserve">englobam </w:t>
      </w:r>
      <w:r w:rsidR="00711791" w:rsidRPr="00511A73">
        <w:rPr>
          <w:rStyle w:val="normaltextrun"/>
          <w:color w:val="000000"/>
          <w:sz w:val="22"/>
          <w:szCs w:val="22"/>
        </w:rPr>
        <w:t>todos os tributos, encargos, taxas, contribuições fiscais e parafiscais, lucro e demais custos necessários à realização dos serviços objeto do presente Contrato</w:t>
      </w:r>
      <w:r w:rsidR="00027EE8" w:rsidRPr="00511A73">
        <w:rPr>
          <w:sz w:val="22"/>
          <w:szCs w:val="22"/>
        </w:rPr>
        <w:t xml:space="preserve">. </w:t>
      </w:r>
    </w:p>
    <w:p w14:paraId="4ECCE80A" w14:textId="77777777" w:rsidR="003D3790" w:rsidRPr="00511A73" w:rsidRDefault="003D3790" w:rsidP="00511A73">
      <w:pPr>
        <w:spacing w:after="0" w:line="320" w:lineRule="exact"/>
        <w:jc w:val="both"/>
        <w:rPr>
          <w:rFonts w:ascii="Times New Roman" w:eastAsia="Times New Roman" w:hAnsi="Times New Roman" w:cs="Times New Roman"/>
          <w:lang w:eastAsia="pt-BR"/>
        </w:rPr>
      </w:pPr>
    </w:p>
    <w:p w14:paraId="25EEABAA" w14:textId="437922C1" w:rsidR="003D3790" w:rsidRPr="005D58BD" w:rsidRDefault="4452AEF1" w:rsidP="005D58BD">
      <w:pPr>
        <w:pStyle w:val="Ttulo1"/>
      </w:pPr>
      <w:r w:rsidRPr="005D58BD">
        <w:rPr>
          <w:i/>
          <w:sz w:val="22"/>
        </w:rPr>
        <w:lastRenderedPageBreak/>
        <w:t>Legislação Aplicável</w:t>
      </w:r>
      <w:r w:rsidRPr="005D58BD">
        <w:rPr>
          <w:sz w:val="22"/>
        </w:rPr>
        <w:t>. Este Contrato será regido e interpretado de acordo com as Leis da República Federativa do Brasil.</w:t>
      </w:r>
    </w:p>
    <w:p w14:paraId="0CFF3CCF" w14:textId="77777777" w:rsidR="00AE684B" w:rsidRPr="00511A73" w:rsidRDefault="00AE684B" w:rsidP="00511A73">
      <w:pPr>
        <w:pStyle w:val="PargrafodaLista"/>
        <w:spacing w:after="0" w:line="320" w:lineRule="exact"/>
        <w:jc w:val="both"/>
        <w:rPr>
          <w:rFonts w:ascii="Times New Roman" w:eastAsia="MS Mincho" w:hAnsi="Times New Roman"/>
          <w:lang w:eastAsia="pt-BR"/>
        </w:rPr>
      </w:pPr>
    </w:p>
    <w:p w14:paraId="68CC5619" w14:textId="2DB4FB9A" w:rsidR="00A6666D" w:rsidRPr="00511A73" w:rsidRDefault="4452AEF1" w:rsidP="005D58BD">
      <w:pPr>
        <w:pStyle w:val="Ttulo1"/>
        <w:rPr>
          <w:rFonts w:eastAsia="Calibri"/>
          <w:b/>
          <w:sz w:val="22"/>
          <w:szCs w:val="22"/>
          <w:lang w:eastAsia="en-US"/>
        </w:rPr>
      </w:pPr>
      <w:r w:rsidRPr="00511A73">
        <w:rPr>
          <w:i/>
          <w:iCs/>
          <w:sz w:val="22"/>
          <w:szCs w:val="22"/>
        </w:rPr>
        <w:t xml:space="preserve">Foro. </w:t>
      </w:r>
      <w:r w:rsidRPr="00511A73">
        <w:rPr>
          <w:sz w:val="22"/>
          <w:szCs w:val="22"/>
        </w:rPr>
        <w:t>As Partes elegem o foro da Comarca de Campinas, Estado de São Paulo, para dirimir as eventuais dúvidas acerca das avenças estabelecidas no presente Contrato, com renúncia expressa de outro qualquer, por mais privilegiado que seja ou possa vir a ser.</w:t>
      </w:r>
    </w:p>
    <w:p w14:paraId="7C10B586" w14:textId="77777777" w:rsidR="00F22143" w:rsidRPr="00511A73" w:rsidRDefault="00F22143" w:rsidP="00511A73">
      <w:pPr>
        <w:pStyle w:val="1"/>
        <w:numPr>
          <w:ilvl w:val="0"/>
          <w:numId w:val="0"/>
        </w:numPr>
        <w:ind w:left="720" w:right="0" w:hanging="360"/>
        <w:rPr>
          <w:sz w:val="22"/>
          <w:szCs w:val="22"/>
        </w:rPr>
      </w:pPr>
    </w:p>
    <w:p w14:paraId="223FEFCE" w14:textId="5AC2F9D5" w:rsidR="00147EC8" w:rsidRPr="00511A73" w:rsidRDefault="00787490" w:rsidP="005D58BD">
      <w:pPr>
        <w:pStyle w:val="Ttulo1"/>
        <w:rPr>
          <w:sz w:val="22"/>
          <w:szCs w:val="22"/>
          <w:shd w:val="clear" w:color="auto" w:fill="FFFFFF"/>
        </w:rPr>
      </w:pPr>
      <w:r w:rsidRPr="00511A73">
        <w:rPr>
          <w:rStyle w:val="normaltextrun"/>
          <w:i/>
          <w:iCs/>
          <w:color w:val="000000" w:themeColor="text1"/>
          <w:sz w:val="22"/>
          <w:szCs w:val="22"/>
          <w:shd w:val="clear" w:color="auto" w:fill="FFFFFF"/>
        </w:rPr>
        <w:t xml:space="preserve">Assinaturas. </w:t>
      </w:r>
      <w:r w:rsidR="00147EC8" w:rsidRPr="00511A73">
        <w:rPr>
          <w:rStyle w:val="normaltextrun"/>
          <w:color w:val="000000" w:themeColor="text1"/>
          <w:sz w:val="22"/>
          <w:szCs w:val="22"/>
          <w:shd w:val="clear" w:color="auto" w:fill="FFFFFF"/>
        </w:rPr>
        <w:t xml:space="preserve">As </w:t>
      </w:r>
      <w:r w:rsidR="00147EC8" w:rsidRPr="00511A73">
        <w:rPr>
          <w:rStyle w:val="normaltextrun"/>
          <w:b/>
          <w:bCs/>
          <w:smallCaps/>
          <w:color w:val="000000" w:themeColor="text1"/>
          <w:sz w:val="22"/>
          <w:szCs w:val="22"/>
          <w:shd w:val="clear" w:color="auto" w:fill="FFFFFF"/>
        </w:rPr>
        <w:t>Partes</w:t>
      </w:r>
      <w:r w:rsidR="00147EC8" w:rsidRPr="00511A73">
        <w:rPr>
          <w:rStyle w:val="normaltextrun"/>
          <w:color w:val="000000" w:themeColor="text1"/>
          <w:sz w:val="22"/>
          <w:szCs w:val="22"/>
          <w:shd w:val="clear" w:color="auto" w:fill="FFFFFF"/>
        </w:rPr>
        <w:t>, devidamente qualificadas no preâmbulo</w:t>
      </w:r>
      <w:r w:rsidR="00147EC8" w:rsidRPr="00511A73">
        <w:rPr>
          <w:rStyle w:val="normaltextrun"/>
          <w:smallCaps/>
          <w:color w:val="000000" w:themeColor="text1"/>
          <w:sz w:val="22"/>
          <w:szCs w:val="22"/>
          <w:shd w:val="clear" w:color="auto" w:fill="FFFFFF"/>
        </w:rPr>
        <w:t>,</w:t>
      </w:r>
      <w:r w:rsidR="00147EC8" w:rsidRPr="00511A73">
        <w:rPr>
          <w:rStyle w:val="normaltextrun"/>
          <w:color w:val="000000" w:themeColor="text1"/>
          <w:sz w:val="22"/>
          <w:szCs w:val="22"/>
          <w:shd w:val="clear" w:color="auto" w:fill="FFFFFF"/>
        </w:rPr>
        <w:t xml:space="preserve"> reconhecem que este Contrato tem plena validade em formato físico ou eletrônico, dispensando-se a assinatura de testemunhas nos moldes dos art. 24 do Estatuto da Advocacia (Lei n. 8.906/94) e art. 784</w:t>
      </w:r>
      <w:r w:rsidR="00A55879">
        <w:rPr>
          <w:rStyle w:val="normaltextrun"/>
          <w:color w:val="000000" w:themeColor="text1"/>
          <w:sz w:val="22"/>
          <w:szCs w:val="22"/>
          <w:shd w:val="clear" w:color="auto" w:fill="FFFFFF"/>
        </w:rPr>
        <w:t xml:space="preserve"> </w:t>
      </w:r>
      <w:r w:rsidR="001707AD">
        <w:rPr>
          <w:rStyle w:val="normaltextrun"/>
          <w:color w:val="000000" w:themeColor="text1"/>
          <w:sz w:val="22"/>
          <w:szCs w:val="22"/>
          <w:shd w:val="clear" w:color="auto" w:fill="FFFFFF"/>
        </w:rPr>
        <w:t>§ 4º</w:t>
      </w:r>
      <w:r w:rsidR="00147EC8" w:rsidRPr="00511A73">
        <w:rPr>
          <w:rStyle w:val="normaltextrun"/>
          <w:color w:val="000000" w:themeColor="text1"/>
          <w:sz w:val="22"/>
          <w:szCs w:val="22"/>
          <w:shd w:val="clear" w:color="auto" w:fill="FFFFFF"/>
        </w:rPr>
        <w:t>, do Código de Processo Civil, constituindo, portanto, título executivo extrajudicial.</w:t>
      </w:r>
    </w:p>
    <w:p w14:paraId="5AAE8C34" w14:textId="77777777" w:rsidR="00147EC8" w:rsidRPr="00511A73" w:rsidRDefault="00147EC8" w:rsidP="00511A73">
      <w:pPr>
        <w:pStyle w:val="1"/>
        <w:numPr>
          <w:ilvl w:val="0"/>
          <w:numId w:val="0"/>
        </w:numPr>
        <w:ind w:left="720" w:right="0" w:hanging="360"/>
        <w:rPr>
          <w:sz w:val="22"/>
          <w:szCs w:val="22"/>
        </w:rPr>
      </w:pPr>
    </w:p>
    <w:p w14:paraId="3595A1CE" w14:textId="1AA63556" w:rsidR="00F22143" w:rsidRPr="00511A73" w:rsidRDefault="00F22143" w:rsidP="00511A73">
      <w:pPr>
        <w:spacing w:after="0" w:line="320" w:lineRule="exact"/>
        <w:ind w:firstLine="709"/>
        <w:jc w:val="both"/>
        <w:rPr>
          <w:rFonts w:ascii="Times New Roman" w:hAnsi="Times New Roman" w:cs="Times New Roman"/>
        </w:rPr>
      </w:pPr>
      <w:r w:rsidRPr="00511A73">
        <w:rPr>
          <w:rFonts w:ascii="Times New Roman" w:hAnsi="Times New Roman" w:cs="Times New Roman"/>
        </w:rPr>
        <w:t xml:space="preserve">Campinas, </w:t>
      </w:r>
      <w:r w:rsidR="00443F97" w:rsidRPr="00511A73">
        <w:rPr>
          <w:rFonts w:ascii="Times New Roman" w:hAnsi="Times New Roman" w:cs="Times New Roman"/>
        </w:rPr>
        <w:fldChar w:fldCharType="begin"/>
      </w:r>
      <w:r w:rsidR="00443F97" w:rsidRPr="00511A73">
        <w:rPr>
          <w:rFonts w:ascii="Times New Roman" w:hAnsi="Times New Roman" w:cs="Times New Roman"/>
        </w:rPr>
        <w:instrText xml:space="preserve"> TIME \@ "d' de 'MMMM' de 'yyyy" </w:instrText>
      </w:r>
      <w:r w:rsidR="00443F97" w:rsidRPr="00511A73">
        <w:rPr>
          <w:rFonts w:ascii="Times New Roman" w:hAnsi="Times New Roman" w:cs="Times New Roman"/>
        </w:rPr>
        <w:fldChar w:fldCharType="separate"/>
      </w:r>
      <w:ins w:id="6" w:author="Graziane Mauch de Brito" w:date="2026-01-21T14:34:00Z" w16du:dateUtc="2026-01-21T17:34:00Z">
        <w:r w:rsidR="000C27A1">
          <w:rPr>
            <w:rFonts w:ascii="Times New Roman" w:hAnsi="Times New Roman" w:cs="Times New Roman"/>
            <w:noProof/>
          </w:rPr>
          <w:t>21 de janeiro de 2026</w:t>
        </w:r>
      </w:ins>
      <w:ins w:id="7" w:author="Jansonn Mendonça Batista" w:date="2025-12-02T09:54:00Z" w16du:dateUtc="2025-12-02T12:54:00Z">
        <w:del w:id="8" w:author="Graziane Mauch de Brito" w:date="2026-01-21T14:34:00Z" w16du:dateUtc="2026-01-21T17:34:00Z">
          <w:r w:rsidR="00A45F4D" w:rsidDel="000C27A1">
            <w:rPr>
              <w:rFonts w:ascii="Times New Roman" w:hAnsi="Times New Roman" w:cs="Times New Roman"/>
              <w:noProof/>
            </w:rPr>
            <w:delText>2 de dezembro de 2025</w:delText>
          </w:r>
        </w:del>
      </w:ins>
      <w:del w:id="9" w:author="Graziane Mauch de Brito" w:date="2026-01-21T14:34:00Z" w16du:dateUtc="2026-01-21T17:34:00Z">
        <w:r w:rsidR="00B9184C" w:rsidDel="000C27A1">
          <w:rPr>
            <w:rFonts w:ascii="Times New Roman" w:hAnsi="Times New Roman" w:cs="Times New Roman"/>
            <w:noProof/>
          </w:rPr>
          <w:delText>19 de novembro de 2025</w:delText>
        </w:r>
      </w:del>
      <w:r w:rsidR="00443F97" w:rsidRPr="00511A73">
        <w:rPr>
          <w:rFonts w:ascii="Times New Roman" w:hAnsi="Times New Roman" w:cs="Times New Roman"/>
        </w:rPr>
        <w:fldChar w:fldCharType="end"/>
      </w:r>
      <w:r w:rsidRPr="00511A73">
        <w:rPr>
          <w:rFonts w:ascii="Times New Roman" w:hAnsi="Times New Roman" w:cs="Times New Roman"/>
        </w:rPr>
        <w:t xml:space="preserve">. </w:t>
      </w:r>
    </w:p>
    <w:p w14:paraId="486D26D7" w14:textId="77777777" w:rsidR="00F22143" w:rsidRPr="00511A73" w:rsidRDefault="00F22143" w:rsidP="00511A73">
      <w:pPr>
        <w:spacing w:after="0" w:line="320" w:lineRule="exact"/>
        <w:ind w:firstLine="709"/>
        <w:jc w:val="both"/>
        <w:rPr>
          <w:rFonts w:ascii="Times New Roman" w:hAnsi="Times New Roman" w:cs="Times New Roman"/>
        </w:rPr>
      </w:pPr>
    </w:p>
    <w:p w14:paraId="66E2FD6A" w14:textId="77777777" w:rsidR="00702862" w:rsidRPr="00511A73" w:rsidRDefault="00702862" w:rsidP="00511A73">
      <w:pPr>
        <w:spacing w:after="0" w:line="320" w:lineRule="exact"/>
        <w:ind w:firstLine="709"/>
        <w:jc w:val="both"/>
        <w:rPr>
          <w:rFonts w:ascii="Times New Roman" w:hAnsi="Times New Roman" w:cs="Times New Roman"/>
        </w:rPr>
      </w:pPr>
    </w:p>
    <w:p w14:paraId="198F5794" w14:textId="77777777" w:rsidR="00D12F97" w:rsidRPr="00511A73" w:rsidRDefault="00D12F97" w:rsidP="00511A73">
      <w:pPr>
        <w:spacing w:after="0" w:line="320" w:lineRule="exact"/>
        <w:ind w:firstLine="709"/>
        <w:jc w:val="both"/>
        <w:rPr>
          <w:rFonts w:ascii="Times New Roman" w:hAnsi="Times New Roman" w:cs="Times New Roman"/>
        </w:rPr>
      </w:pPr>
    </w:p>
    <w:p w14:paraId="76D1845A" w14:textId="77777777" w:rsidR="00F22143" w:rsidRPr="00511A73" w:rsidRDefault="00F22143" w:rsidP="00511A73">
      <w:pPr>
        <w:spacing w:after="0" w:line="320" w:lineRule="exact"/>
        <w:ind w:firstLine="709"/>
        <w:jc w:val="both"/>
        <w:rPr>
          <w:rFonts w:ascii="Times New Roman" w:hAnsi="Times New Roman" w:cs="Times New Roman"/>
        </w:rPr>
      </w:pPr>
    </w:p>
    <w:p w14:paraId="5ECF67D4" w14:textId="77777777" w:rsidR="00F22143" w:rsidRPr="00511A73" w:rsidRDefault="00F22143" w:rsidP="00511A73">
      <w:pPr>
        <w:spacing w:after="0" w:line="320" w:lineRule="exact"/>
        <w:ind w:firstLine="709"/>
        <w:jc w:val="center"/>
        <w:rPr>
          <w:rFonts w:ascii="Times New Roman" w:hAnsi="Times New Roman" w:cs="Times New Roman"/>
        </w:rPr>
      </w:pPr>
      <w:r w:rsidRPr="00511A73">
        <w:rPr>
          <w:rFonts w:ascii="Times New Roman" w:hAnsi="Times New Roman" w:cs="Times New Roman"/>
        </w:rPr>
        <w:t>______________________________</w:t>
      </w:r>
    </w:p>
    <w:p w14:paraId="55CF2906" w14:textId="2A71E945" w:rsidR="00F22143" w:rsidRPr="00511A73" w:rsidRDefault="00F22143" w:rsidP="00511A73">
      <w:pPr>
        <w:spacing w:after="0" w:line="320" w:lineRule="exact"/>
        <w:jc w:val="center"/>
        <w:rPr>
          <w:rFonts w:ascii="Times New Roman" w:hAnsi="Times New Roman" w:cs="Times New Roman"/>
          <w:b/>
          <w:smallCaps/>
        </w:rPr>
      </w:pPr>
      <w:r w:rsidRPr="00511A73">
        <w:rPr>
          <w:rFonts w:ascii="Times New Roman" w:hAnsi="Times New Roman" w:cs="Times New Roman"/>
          <w:b/>
          <w:smallCaps/>
        </w:rPr>
        <w:t>Bismarchi</w:t>
      </w:r>
      <w:r w:rsidR="00F47CAC" w:rsidRPr="00511A73">
        <w:rPr>
          <w:rFonts w:ascii="Times New Roman" w:hAnsi="Times New Roman" w:cs="Times New Roman"/>
          <w:b/>
          <w:smallCaps/>
        </w:rPr>
        <w:t xml:space="preserve"> |</w:t>
      </w:r>
      <w:r w:rsidRPr="00511A73">
        <w:rPr>
          <w:rFonts w:ascii="Times New Roman" w:hAnsi="Times New Roman" w:cs="Times New Roman"/>
          <w:b/>
          <w:smallCaps/>
        </w:rPr>
        <w:t xml:space="preserve"> Pires – Sociedade de Advogados</w:t>
      </w:r>
    </w:p>
    <w:p w14:paraId="05621648" w14:textId="77777777" w:rsidR="00711791" w:rsidRPr="00511A73" w:rsidRDefault="00711791" w:rsidP="00511A73">
      <w:pPr>
        <w:spacing w:after="0" w:line="320" w:lineRule="exact"/>
        <w:ind w:right="-285"/>
        <w:jc w:val="center"/>
        <w:rPr>
          <w:rFonts w:ascii="Times New Roman" w:hAnsi="Times New Roman" w:cs="Times New Roman"/>
          <w:bCs/>
          <w:lang w:val="it-IT"/>
        </w:rPr>
      </w:pPr>
      <w:r w:rsidRPr="00511A73">
        <w:rPr>
          <w:rFonts w:ascii="Times New Roman" w:hAnsi="Times New Roman" w:cs="Times New Roman"/>
          <w:bCs/>
          <w:lang w:val="it-IT"/>
        </w:rPr>
        <w:t xml:space="preserve">Gustavo Bismarchi Motta </w:t>
      </w:r>
    </w:p>
    <w:p w14:paraId="026ED93B" w14:textId="1EFD8E98" w:rsidR="00F22143" w:rsidRPr="00511A73" w:rsidRDefault="00711791" w:rsidP="00511A73">
      <w:pPr>
        <w:spacing w:after="0" w:line="320" w:lineRule="exact"/>
        <w:jc w:val="center"/>
        <w:rPr>
          <w:rFonts w:ascii="Times New Roman" w:hAnsi="Times New Roman" w:cs="Times New Roman"/>
          <w:b/>
          <w:lang w:val="it-IT"/>
        </w:rPr>
      </w:pPr>
      <w:r w:rsidRPr="00511A73">
        <w:rPr>
          <w:rFonts w:ascii="Times New Roman" w:hAnsi="Times New Roman" w:cs="Times New Roman"/>
          <w:bCs/>
          <w:lang w:val="it-IT"/>
        </w:rPr>
        <w:t>OAB/SP 275.477</w:t>
      </w:r>
    </w:p>
    <w:p w14:paraId="3EEE38BB" w14:textId="77777777" w:rsidR="00D12F97" w:rsidRPr="00511A73" w:rsidRDefault="00D12F97" w:rsidP="00511A73">
      <w:pPr>
        <w:spacing w:after="0" w:line="320" w:lineRule="exact"/>
        <w:jc w:val="center"/>
        <w:rPr>
          <w:rFonts w:ascii="Times New Roman" w:hAnsi="Times New Roman" w:cs="Times New Roman"/>
          <w:b/>
          <w:lang w:val="it-IT"/>
        </w:rPr>
      </w:pPr>
    </w:p>
    <w:p w14:paraId="1C8D80F0" w14:textId="77777777" w:rsidR="00D12F97" w:rsidRPr="00511A73" w:rsidRDefault="00D12F97" w:rsidP="00511A73">
      <w:pPr>
        <w:spacing w:after="0" w:line="320" w:lineRule="exact"/>
        <w:jc w:val="center"/>
        <w:rPr>
          <w:rFonts w:ascii="Times New Roman" w:hAnsi="Times New Roman" w:cs="Times New Roman"/>
          <w:b/>
          <w:lang w:val="it-IT"/>
        </w:rPr>
      </w:pPr>
    </w:p>
    <w:p w14:paraId="07939BB7" w14:textId="77777777" w:rsidR="001E5930" w:rsidRPr="00511A73" w:rsidRDefault="001E5930" w:rsidP="00511A73">
      <w:pPr>
        <w:spacing w:after="0" w:line="320" w:lineRule="exact"/>
        <w:jc w:val="center"/>
        <w:rPr>
          <w:rFonts w:ascii="Times New Roman" w:hAnsi="Times New Roman" w:cs="Times New Roman"/>
          <w:b/>
          <w:lang w:val="it-IT"/>
        </w:rPr>
      </w:pPr>
    </w:p>
    <w:p w14:paraId="45860170" w14:textId="77777777" w:rsidR="001E5930" w:rsidRPr="00511A73" w:rsidRDefault="001E5930" w:rsidP="00511A73">
      <w:pPr>
        <w:spacing w:after="0" w:line="320" w:lineRule="exact"/>
        <w:ind w:firstLine="709"/>
        <w:jc w:val="center"/>
        <w:rPr>
          <w:rFonts w:ascii="Times New Roman" w:hAnsi="Times New Roman" w:cs="Times New Roman"/>
        </w:rPr>
      </w:pPr>
      <w:r w:rsidRPr="00511A73">
        <w:rPr>
          <w:rFonts w:ascii="Times New Roman" w:hAnsi="Times New Roman" w:cs="Times New Roman"/>
        </w:rPr>
        <w:t>______________________________</w:t>
      </w:r>
    </w:p>
    <w:p w14:paraId="40F2011A" w14:textId="77777777" w:rsidR="001E5930" w:rsidRPr="00511A73" w:rsidRDefault="001E5930" w:rsidP="00511A73">
      <w:pPr>
        <w:spacing w:after="0" w:line="320" w:lineRule="exact"/>
        <w:jc w:val="center"/>
        <w:rPr>
          <w:rFonts w:ascii="Times New Roman" w:hAnsi="Times New Roman" w:cs="Times New Roman"/>
          <w:b/>
          <w:smallCaps/>
        </w:rPr>
      </w:pPr>
      <w:r w:rsidRPr="00511A73">
        <w:rPr>
          <w:rFonts w:ascii="Times New Roman" w:hAnsi="Times New Roman" w:cs="Times New Roman"/>
          <w:b/>
          <w:smallCaps/>
        </w:rPr>
        <w:t>Bismarchi | Pires – Sociedade de Advogados</w:t>
      </w:r>
    </w:p>
    <w:p w14:paraId="637BE2AF" w14:textId="77777777" w:rsidR="001E5930" w:rsidRPr="00511A73" w:rsidRDefault="001E5930" w:rsidP="00511A73">
      <w:pPr>
        <w:spacing w:after="0" w:line="320" w:lineRule="exact"/>
        <w:jc w:val="center"/>
        <w:rPr>
          <w:rFonts w:ascii="Times New Roman" w:hAnsi="Times New Roman" w:cs="Times New Roman"/>
          <w:bCs/>
        </w:rPr>
      </w:pPr>
      <w:r w:rsidRPr="00511A73">
        <w:rPr>
          <w:rFonts w:ascii="Times New Roman" w:hAnsi="Times New Roman" w:cs="Times New Roman"/>
          <w:bCs/>
        </w:rPr>
        <w:t>Ricardo Viscardi Pires</w:t>
      </w:r>
    </w:p>
    <w:p w14:paraId="53B454C9" w14:textId="19F23C48" w:rsidR="001E5930" w:rsidRPr="00511A73" w:rsidRDefault="001E5930" w:rsidP="00511A73">
      <w:pPr>
        <w:spacing w:after="0" w:line="320" w:lineRule="exact"/>
        <w:jc w:val="center"/>
        <w:rPr>
          <w:rFonts w:ascii="Times New Roman" w:hAnsi="Times New Roman" w:cs="Times New Roman"/>
          <w:b/>
        </w:rPr>
      </w:pPr>
      <w:r w:rsidRPr="00511A73">
        <w:rPr>
          <w:rFonts w:ascii="Times New Roman" w:hAnsi="Times New Roman" w:cs="Times New Roman"/>
          <w:bCs/>
        </w:rPr>
        <w:t xml:space="preserve">OAB/SP </w:t>
      </w:r>
      <w:r w:rsidR="00052FF8" w:rsidRPr="00511A73">
        <w:rPr>
          <w:rFonts w:ascii="Times New Roman" w:hAnsi="Times New Roman" w:cs="Times New Roman"/>
          <w:bCs/>
        </w:rPr>
        <w:t>353.389</w:t>
      </w:r>
    </w:p>
    <w:p w14:paraId="00CD918A" w14:textId="77777777" w:rsidR="001E5930" w:rsidRPr="00511A73" w:rsidRDefault="001E5930" w:rsidP="00511A73">
      <w:pPr>
        <w:spacing w:after="0" w:line="320" w:lineRule="exact"/>
        <w:jc w:val="center"/>
        <w:rPr>
          <w:rFonts w:ascii="Times New Roman" w:hAnsi="Times New Roman" w:cs="Times New Roman"/>
          <w:b/>
        </w:rPr>
      </w:pPr>
    </w:p>
    <w:p w14:paraId="02C65266" w14:textId="77777777" w:rsidR="00626C29" w:rsidRPr="00511A73" w:rsidRDefault="00626C29" w:rsidP="00511A73">
      <w:pPr>
        <w:spacing w:after="0" w:line="320" w:lineRule="exact"/>
        <w:jc w:val="center"/>
        <w:rPr>
          <w:rFonts w:ascii="Times New Roman" w:hAnsi="Times New Roman" w:cs="Times New Roman"/>
          <w:b/>
        </w:rPr>
      </w:pPr>
    </w:p>
    <w:p w14:paraId="5D26F4E4" w14:textId="77777777" w:rsidR="002A11A3" w:rsidRPr="00511A73" w:rsidRDefault="002A11A3" w:rsidP="00511A73">
      <w:pPr>
        <w:spacing w:after="0" w:line="320" w:lineRule="exact"/>
        <w:jc w:val="center"/>
        <w:rPr>
          <w:rFonts w:ascii="Times New Roman" w:hAnsi="Times New Roman" w:cs="Times New Roman"/>
          <w:b/>
        </w:rPr>
      </w:pPr>
    </w:p>
    <w:p w14:paraId="0E26CCD0" w14:textId="77777777" w:rsidR="00D12F97" w:rsidRPr="00511A73" w:rsidRDefault="00D12F97" w:rsidP="00511A73">
      <w:pPr>
        <w:spacing w:after="0" w:line="320" w:lineRule="exact"/>
        <w:rPr>
          <w:rFonts w:ascii="Times New Roman" w:hAnsi="Times New Roman" w:cs="Times New Roman"/>
          <w:b/>
        </w:rPr>
      </w:pPr>
    </w:p>
    <w:p w14:paraId="71DA03EC" w14:textId="77777777" w:rsidR="00D12F97" w:rsidRPr="00511A73" w:rsidRDefault="00D12F97" w:rsidP="00511A73">
      <w:pPr>
        <w:spacing w:after="0" w:line="320" w:lineRule="exact"/>
        <w:jc w:val="center"/>
        <w:rPr>
          <w:rFonts w:ascii="Times New Roman" w:hAnsi="Times New Roman" w:cs="Times New Roman"/>
          <w:b/>
        </w:rPr>
      </w:pPr>
    </w:p>
    <w:p w14:paraId="698C45F6" w14:textId="77777777" w:rsidR="00F22143" w:rsidRPr="00511A73" w:rsidRDefault="00F22143" w:rsidP="00511A73">
      <w:pPr>
        <w:spacing w:after="0" w:line="320" w:lineRule="exact"/>
        <w:jc w:val="center"/>
        <w:rPr>
          <w:rFonts w:ascii="Times New Roman" w:hAnsi="Times New Roman" w:cs="Times New Roman"/>
          <w:b/>
        </w:rPr>
      </w:pPr>
      <w:r w:rsidRPr="00511A73">
        <w:rPr>
          <w:rFonts w:ascii="Times New Roman" w:hAnsi="Times New Roman" w:cs="Times New Roman"/>
          <w:b/>
        </w:rPr>
        <w:t>______________________________</w:t>
      </w:r>
    </w:p>
    <w:p w14:paraId="0615D95A" w14:textId="1EF409FB" w:rsidR="00644938" w:rsidRPr="00511A73" w:rsidRDefault="007945D6" w:rsidP="00511A73">
      <w:pPr>
        <w:spacing w:after="0" w:line="320" w:lineRule="exact"/>
        <w:jc w:val="center"/>
        <w:rPr>
          <w:rFonts w:ascii="Times New Roman" w:hAnsi="Times New Roman" w:cs="Times New Roman"/>
          <w:b/>
          <w:smallCaps/>
        </w:rPr>
      </w:pPr>
      <w:r w:rsidRPr="00255EDC">
        <w:rPr>
          <w:rFonts w:ascii="Times New Roman" w:eastAsia="Times New Roman" w:hAnsi="Times New Roman" w:cs="Times New Roman"/>
          <w:b/>
          <w:bCs/>
          <w:smallCaps/>
          <w:lang w:eastAsia="pt-BR"/>
        </w:rPr>
        <w:t xml:space="preserve">Clínica </w:t>
      </w:r>
      <w:r>
        <w:rPr>
          <w:rFonts w:ascii="Times New Roman" w:eastAsia="Times New Roman" w:hAnsi="Times New Roman" w:cs="Times New Roman"/>
          <w:b/>
          <w:bCs/>
          <w:smallCaps/>
          <w:lang w:eastAsia="pt-BR"/>
        </w:rPr>
        <w:t>d</w:t>
      </w:r>
      <w:r w:rsidRPr="00255EDC">
        <w:rPr>
          <w:rFonts w:ascii="Times New Roman" w:eastAsia="Times New Roman" w:hAnsi="Times New Roman" w:cs="Times New Roman"/>
          <w:b/>
          <w:bCs/>
          <w:smallCaps/>
          <w:lang w:eastAsia="pt-BR"/>
        </w:rPr>
        <w:t xml:space="preserve">e Cirurgia Plástica Facial Dr. </w:t>
      </w:r>
      <w:r w:rsidR="00265440" w:rsidRPr="00255EDC">
        <w:rPr>
          <w:rFonts w:ascii="Times New Roman" w:eastAsia="Times New Roman" w:hAnsi="Times New Roman" w:cs="Times New Roman"/>
          <w:b/>
          <w:smallCaps/>
          <w:lang w:eastAsia="pt-BR"/>
        </w:rPr>
        <w:t>Mario Ferraz</w:t>
      </w:r>
      <w:r w:rsidRPr="00255EDC">
        <w:rPr>
          <w:rFonts w:ascii="Times New Roman" w:eastAsia="Times New Roman" w:hAnsi="Times New Roman" w:cs="Times New Roman"/>
          <w:b/>
          <w:bCs/>
          <w:smallCaps/>
          <w:lang w:eastAsia="pt-BR"/>
        </w:rPr>
        <w:t xml:space="preserve"> LTDA</w:t>
      </w:r>
      <w:r>
        <w:rPr>
          <w:rFonts w:ascii="Times New Roman" w:eastAsia="Times New Roman" w:hAnsi="Times New Roman" w:cs="Times New Roman"/>
          <w:b/>
          <w:bCs/>
          <w:smallCaps/>
          <w:lang w:eastAsia="pt-BR"/>
        </w:rPr>
        <w:t>.</w:t>
      </w:r>
    </w:p>
    <w:p w14:paraId="2DE05234" w14:textId="01A361F2" w:rsidR="006E6200" w:rsidRPr="00511A73" w:rsidRDefault="00B80815" w:rsidP="00511A73">
      <w:pPr>
        <w:spacing w:after="0" w:line="320" w:lineRule="exact"/>
        <w:jc w:val="center"/>
        <w:rPr>
          <w:rFonts w:ascii="Times New Roman" w:hAnsi="Times New Roman" w:cs="Times New Roman"/>
          <w:bCs/>
        </w:rPr>
      </w:pPr>
      <w:r w:rsidRPr="00255EDC">
        <w:rPr>
          <w:rFonts w:ascii="Times New Roman" w:eastAsia="Times New Roman" w:hAnsi="Times New Roman" w:cs="Times New Roman"/>
          <w:lang w:eastAsia="pt-BR"/>
        </w:rPr>
        <w:t>CNPJ/MF nº 11.476.492/0001-02</w:t>
      </w:r>
    </w:p>
    <w:sectPr w:rsidR="006E6200" w:rsidRPr="00511A73" w:rsidSect="00957635">
      <w:headerReference w:type="even" r:id="rId11"/>
      <w:headerReference w:type="default" r:id="rId12"/>
      <w:footerReference w:type="default" r:id="rId13"/>
      <w:headerReference w:type="first" r:id="rId14"/>
      <w:pgSz w:w="11906" w:h="16838"/>
      <w:pgMar w:top="1276" w:right="1274" w:bottom="709" w:left="1701" w:header="708" w:footer="8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BE41A" w14:textId="77777777" w:rsidR="00415BCE" w:rsidRDefault="00415BCE" w:rsidP="00317AAC">
      <w:pPr>
        <w:spacing w:after="0" w:line="240" w:lineRule="auto"/>
      </w:pPr>
      <w:r>
        <w:separator/>
      </w:r>
    </w:p>
  </w:endnote>
  <w:endnote w:type="continuationSeparator" w:id="0">
    <w:p w14:paraId="5E1E83A2" w14:textId="77777777" w:rsidR="00415BCE" w:rsidRDefault="00415BCE" w:rsidP="00317AAC">
      <w:pPr>
        <w:spacing w:after="0" w:line="240" w:lineRule="auto"/>
      </w:pPr>
      <w:r>
        <w:continuationSeparator/>
      </w:r>
    </w:p>
  </w:endnote>
  <w:endnote w:type="continuationNotice" w:id="1">
    <w:p w14:paraId="26A7D51A" w14:textId="77777777" w:rsidR="00415BCE" w:rsidRDefault="00415B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353464702"/>
      <w:docPartObj>
        <w:docPartGallery w:val="Page Numbers (Bottom of Page)"/>
        <w:docPartUnique/>
      </w:docPartObj>
    </w:sdtPr>
    <w:sdtContent>
      <w:sdt>
        <w:sdtPr>
          <w:rPr>
            <w:sz w:val="20"/>
            <w:szCs w:val="20"/>
          </w:rPr>
          <w:id w:val="-1769616900"/>
          <w:docPartObj>
            <w:docPartGallery w:val="Page Numbers (Top of Page)"/>
            <w:docPartUnique/>
          </w:docPartObj>
        </w:sdtPr>
        <w:sdtContent>
          <w:p w14:paraId="7DCE9416" w14:textId="15F79C11" w:rsidR="003964C3" w:rsidRPr="00D5663B" w:rsidRDefault="003964C3">
            <w:pPr>
              <w:pStyle w:val="Rodap"/>
              <w:jc w:val="right"/>
              <w:rPr>
                <w:sz w:val="20"/>
                <w:szCs w:val="20"/>
              </w:rPr>
            </w:pPr>
            <w:r w:rsidRPr="00D5663B">
              <w:rPr>
                <w:sz w:val="20"/>
                <w:szCs w:val="20"/>
              </w:rPr>
              <w:t xml:space="preserve">Página </w:t>
            </w:r>
            <w:r w:rsidRPr="00D5663B">
              <w:rPr>
                <w:b/>
                <w:bCs/>
                <w:sz w:val="20"/>
                <w:szCs w:val="20"/>
              </w:rPr>
              <w:fldChar w:fldCharType="begin"/>
            </w:r>
            <w:r w:rsidRPr="00D5663B">
              <w:rPr>
                <w:b/>
                <w:bCs/>
                <w:sz w:val="20"/>
                <w:szCs w:val="20"/>
              </w:rPr>
              <w:instrText>PAGE</w:instrText>
            </w:r>
            <w:r w:rsidRPr="00D5663B">
              <w:rPr>
                <w:b/>
                <w:bCs/>
                <w:sz w:val="20"/>
                <w:szCs w:val="20"/>
              </w:rPr>
              <w:fldChar w:fldCharType="separate"/>
            </w:r>
            <w:r w:rsidRPr="00D5663B">
              <w:rPr>
                <w:b/>
                <w:bCs/>
                <w:sz w:val="20"/>
                <w:szCs w:val="20"/>
              </w:rPr>
              <w:t>2</w:t>
            </w:r>
            <w:r w:rsidRPr="00D5663B">
              <w:rPr>
                <w:b/>
                <w:bCs/>
                <w:sz w:val="20"/>
                <w:szCs w:val="20"/>
              </w:rPr>
              <w:fldChar w:fldCharType="end"/>
            </w:r>
            <w:r w:rsidRPr="00D5663B">
              <w:rPr>
                <w:sz w:val="20"/>
                <w:szCs w:val="20"/>
              </w:rPr>
              <w:t xml:space="preserve"> de </w:t>
            </w:r>
            <w:r w:rsidRPr="00D5663B">
              <w:rPr>
                <w:b/>
                <w:bCs/>
                <w:sz w:val="20"/>
                <w:szCs w:val="20"/>
              </w:rPr>
              <w:fldChar w:fldCharType="begin"/>
            </w:r>
            <w:r w:rsidRPr="00D5663B">
              <w:rPr>
                <w:b/>
                <w:bCs/>
                <w:sz w:val="20"/>
                <w:szCs w:val="20"/>
              </w:rPr>
              <w:instrText>NUMPAGES</w:instrText>
            </w:r>
            <w:r w:rsidRPr="00D5663B">
              <w:rPr>
                <w:b/>
                <w:bCs/>
                <w:sz w:val="20"/>
                <w:szCs w:val="20"/>
              </w:rPr>
              <w:fldChar w:fldCharType="separate"/>
            </w:r>
            <w:r w:rsidRPr="00D5663B">
              <w:rPr>
                <w:b/>
                <w:bCs/>
                <w:sz w:val="20"/>
                <w:szCs w:val="20"/>
              </w:rPr>
              <w:t>2</w:t>
            </w:r>
            <w:r w:rsidRPr="00D5663B">
              <w:rPr>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9C510" w14:textId="77777777" w:rsidR="00415BCE" w:rsidRDefault="00415BCE" w:rsidP="00317AAC">
      <w:pPr>
        <w:spacing w:after="0" w:line="240" w:lineRule="auto"/>
      </w:pPr>
      <w:r>
        <w:separator/>
      </w:r>
    </w:p>
  </w:footnote>
  <w:footnote w:type="continuationSeparator" w:id="0">
    <w:p w14:paraId="3CECE086" w14:textId="77777777" w:rsidR="00415BCE" w:rsidRDefault="00415BCE" w:rsidP="00317AAC">
      <w:pPr>
        <w:spacing w:after="0" w:line="240" w:lineRule="auto"/>
      </w:pPr>
      <w:r>
        <w:continuationSeparator/>
      </w:r>
    </w:p>
  </w:footnote>
  <w:footnote w:type="continuationNotice" w:id="1">
    <w:p w14:paraId="313730F2" w14:textId="77777777" w:rsidR="00415BCE" w:rsidRDefault="00415BC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3FA1C" w14:textId="7080FFCB" w:rsidR="00317AAC" w:rsidRDefault="00A873FA">
    <w:pPr>
      <w:pStyle w:val="Cabealho"/>
    </w:pPr>
    <w:r>
      <w:rPr>
        <w:noProof/>
      </w:rPr>
      <w:drawing>
        <wp:anchor distT="0" distB="0" distL="114300" distR="114300" simplePos="0" relativeHeight="251658240" behindDoc="1" locked="0" layoutInCell="0" allowOverlap="1" wp14:anchorId="1FE1FF11" wp14:editId="71FBA72E">
          <wp:simplePos x="0" y="0"/>
          <wp:positionH relativeFrom="margin">
            <wp:align>center</wp:align>
          </wp:positionH>
          <wp:positionV relativeFrom="margin">
            <wp:align>center</wp:align>
          </wp:positionV>
          <wp:extent cx="7561580" cy="10695305"/>
          <wp:effectExtent l="0" t="0" r="0" b="0"/>
          <wp:wrapNone/>
          <wp:docPr id="302000541" name="Imagem 302000541"/>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5"/>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0EBCB" w14:textId="63B8B9F7" w:rsidR="00317AAC" w:rsidRDefault="00A873FA">
    <w:pPr>
      <w:pStyle w:val="Cabealho"/>
    </w:pPr>
    <w:r>
      <w:rPr>
        <w:noProof/>
      </w:rPr>
      <w:drawing>
        <wp:anchor distT="0" distB="0" distL="114300" distR="114300" simplePos="0" relativeHeight="251658241" behindDoc="1" locked="0" layoutInCell="0" allowOverlap="1" wp14:anchorId="575BDFB7" wp14:editId="31FFCFC9">
          <wp:simplePos x="0" y="0"/>
          <wp:positionH relativeFrom="margin">
            <wp:posOffset>-1083945</wp:posOffset>
          </wp:positionH>
          <wp:positionV relativeFrom="margin">
            <wp:posOffset>-873760</wp:posOffset>
          </wp:positionV>
          <wp:extent cx="7561580" cy="10695305"/>
          <wp:effectExtent l="0" t="0" r="0" b="0"/>
          <wp:wrapNone/>
          <wp:docPr id="877181260" name="Imagem 877181260"/>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6"/>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97987" w14:textId="167A474D" w:rsidR="00317AAC" w:rsidRDefault="00A873FA">
    <w:pPr>
      <w:pStyle w:val="Cabealho"/>
    </w:pPr>
    <w:r>
      <w:rPr>
        <w:noProof/>
      </w:rPr>
      <w:drawing>
        <wp:anchor distT="0" distB="0" distL="114300" distR="114300" simplePos="0" relativeHeight="251658242" behindDoc="1" locked="0" layoutInCell="0" allowOverlap="1" wp14:anchorId="6C0E0274" wp14:editId="4728957F">
          <wp:simplePos x="0" y="0"/>
          <wp:positionH relativeFrom="margin">
            <wp:align>center</wp:align>
          </wp:positionH>
          <wp:positionV relativeFrom="margin">
            <wp:align>center</wp:align>
          </wp:positionV>
          <wp:extent cx="7561580" cy="10695305"/>
          <wp:effectExtent l="0" t="0" r="0" b="0"/>
          <wp:wrapNone/>
          <wp:docPr id="590360214" name="Imagem 590360214"/>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4"/>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34DFC"/>
    <w:multiLevelType w:val="multilevel"/>
    <w:tmpl w:val="4170F8C2"/>
    <w:lvl w:ilvl="0">
      <w:start w:val="1"/>
      <w:numFmt w:val="decimal"/>
      <w:pStyle w:val="1"/>
      <w:lvlText w:val="%1."/>
      <w:lvlJc w:val="left"/>
      <w:pPr>
        <w:ind w:left="720" w:hanging="360"/>
      </w:pPr>
      <w:rPr>
        <w:rFonts w:hint="default"/>
      </w:rPr>
    </w:lvl>
    <w:lvl w:ilvl="1">
      <w:start w:val="1"/>
      <w:numFmt w:val="decimal"/>
      <w:pStyle w:val="Ttulo1"/>
      <w:isLgl/>
      <w:lvlText w:val="%1.%2."/>
      <w:lvlJc w:val="left"/>
      <w:pPr>
        <w:ind w:left="6031" w:hanging="360"/>
      </w:pPr>
      <w:rPr>
        <w:rFonts w:hint="default"/>
        <w:b w:val="0"/>
        <w:bCs w:val="0"/>
        <w:i w:val="0"/>
        <w:iCs/>
      </w:rPr>
    </w:lvl>
    <w:lvl w:ilvl="2">
      <w:start w:val="1"/>
      <w:numFmt w:val="decimal"/>
      <w:pStyle w:val="Ttulo2"/>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num w:numId="1" w16cid:durableId="505629059">
    <w:abstractNumId w:val="0"/>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ziane Mauch de Brito">
    <w15:presenceInfo w15:providerId="AD" w15:userId="S::graziane.brito@bismarchipires.com.br::d756b670-a20f-4e4e-9f8b-f937d41713a9"/>
  </w15:person>
  <w15:person w15:author="Jansonn Mendonça Batista">
    <w15:presenceInfo w15:providerId="AD" w15:userId="S::jansonn@bpplaw.com.br::5dc24372-d188-4b34-95eb-114d89dc04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AC"/>
    <w:rsid w:val="000001A6"/>
    <w:rsid w:val="0000082A"/>
    <w:rsid w:val="00000EA6"/>
    <w:rsid w:val="00002F74"/>
    <w:rsid w:val="00004F3A"/>
    <w:rsid w:val="00012A8E"/>
    <w:rsid w:val="00012DFA"/>
    <w:rsid w:val="000132A9"/>
    <w:rsid w:val="000144EB"/>
    <w:rsid w:val="00016C2C"/>
    <w:rsid w:val="000210FD"/>
    <w:rsid w:val="00021D8F"/>
    <w:rsid w:val="00022CC6"/>
    <w:rsid w:val="00022F1D"/>
    <w:rsid w:val="0002473F"/>
    <w:rsid w:val="000264C4"/>
    <w:rsid w:val="00026A5E"/>
    <w:rsid w:val="00027BFD"/>
    <w:rsid w:val="00027EE8"/>
    <w:rsid w:val="00032C4C"/>
    <w:rsid w:val="0003565F"/>
    <w:rsid w:val="00037058"/>
    <w:rsid w:val="000378FF"/>
    <w:rsid w:val="0004029D"/>
    <w:rsid w:val="00040B9E"/>
    <w:rsid w:val="00040E25"/>
    <w:rsid w:val="00041018"/>
    <w:rsid w:val="00041370"/>
    <w:rsid w:val="00043605"/>
    <w:rsid w:val="0004444B"/>
    <w:rsid w:val="000452C9"/>
    <w:rsid w:val="000463A0"/>
    <w:rsid w:val="00046EB4"/>
    <w:rsid w:val="00047549"/>
    <w:rsid w:val="00052A77"/>
    <w:rsid w:val="00052FF8"/>
    <w:rsid w:val="00053643"/>
    <w:rsid w:val="00054323"/>
    <w:rsid w:val="00055357"/>
    <w:rsid w:val="00055E69"/>
    <w:rsid w:val="00056056"/>
    <w:rsid w:val="00056A52"/>
    <w:rsid w:val="00056CB2"/>
    <w:rsid w:val="00060915"/>
    <w:rsid w:val="0006561B"/>
    <w:rsid w:val="00065892"/>
    <w:rsid w:val="00065D22"/>
    <w:rsid w:val="000671BB"/>
    <w:rsid w:val="00070322"/>
    <w:rsid w:val="00071AA5"/>
    <w:rsid w:val="0007245A"/>
    <w:rsid w:val="00072A39"/>
    <w:rsid w:val="00072E39"/>
    <w:rsid w:val="00074F5F"/>
    <w:rsid w:val="0007781E"/>
    <w:rsid w:val="00081ACC"/>
    <w:rsid w:val="00082DC3"/>
    <w:rsid w:val="0008412F"/>
    <w:rsid w:val="00084C55"/>
    <w:rsid w:val="00085E8E"/>
    <w:rsid w:val="00086B5A"/>
    <w:rsid w:val="000873BB"/>
    <w:rsid w:val="00087E42"/>
    <w:rsid w:val="00090569"/>
    <w:rsid w:val="000911B8"/>
    <w:rsid w:val="00096091"/>
    <w:rsid w:val="000A0279"/>
    <w:rsid w:val="000A147D"/>
    <w:rsid w:val="000A1F30"/>
    <w:rsid w:val="000A4443"/>
    <w:rsid w:val="000B36AF"/>
    <w:rsid w:val="000B448E"/>
    <w:rsid w:val="000B62AB"/>
    <w:rsid w:val="000B68D5"/>
    <w:rsid w:val="000B6C78"/>
    <w:rsid w:val="000B6EA0"/>
    <w:rsid w:val="000C05D6"/>
    <w:rsid w:val="000C0C6F"/>
    <w:rsid w:val="000C189A"/>
    <w:rsid w:val="000C27A1"/>
    <w:rsid w:val="000C3C64"/>
    <w:rsid w:val="000C63C4"/>
    <w:rsid w:val="000C6AA9"/>
    <w:rsid w:val="000C7021"/>
    <w:rsid w:val="000D066C"/>
    <w:rsid w:val="000D09B4"/>
    <w:rsid w:val="000D1086"/>
    <w:rsid w:val="000D3CD3"/>
    <w:rsid w:val="000D4D4C"/>
    <w:rsid w:val="000D7139"/>
    <w:rsid w:val="000E0C86"/>
    <w:rsid w:val="000E0D37"/>
    <w:rsid w:val="000E2211"/>
    <w:rsid w:val="000E3109"/>
    <w:rsid w:val="000E3A87"/>
    <w:rsid w:val="000E42FF"/>
    <w:rsid w:val="000E4F2D"/>
    <w:rsid w:val="000E53A2"/>
    <w:rsid w:val="000E5667"/>
    <w:rsid w:val="000E6F5E"/>
    <w:rsid w:val="000F1971"/>
    <w:rsid w:val="000F21D9"/>
    <w:rsid w:val="000F524E"/>
    <w:rsid w:val="000F7C97"/>
    <w:rsid w:val="0010125F"/>
    <w:rsid w:val="00104756"/>
    <w:rsid w:val="001064D3"/>
    <w:rsid w:val="00106F53"/>
    <w:rsid w:val="00112591"/>
    <w:rsid w:val="001140FD"/>
    <w:rsid w:val="00115172"/>
    <w:rsid w:val="00117504"/>
    <w:rsid w:val="00120868"/>
    <w:rsid w:val="00120B71"/>
    <w:rsid w:val="00120DF4"/>
    <w:rsid w:val="001217AD"/>
    <w:rsid w:val="001221FA"/>
    <w:rsid w:val="00123BA7"/>
    <w:rsid w:val="001256F2"/>
    <w:rsid w:val="0013001B"/>
    <w:rsid w:val="0013014C"/>
    <w:rsid w:val="00130826"/>
    <w:rsid w:val="001332D5"/>
    <w:rsid w:val="001374A5"/>
    <w:rsid w:val="001475F0"/>
    <w:rsid w:val="00147EC8"/>
    <w:rsid w:val="00150356"/>
    <w:rsid w:val="00150ACE"/>
    <w:rsid w:val="0015162A"/>
    <w:rsid w:val="0015586E"/>
    <w:rsid w:val="00160437"/>
    <w:rsid w:val="001609A4"/>
    <w:rsid w:val="00161443"/>
    <w:rsid w:val="00162474"/>
    <w:rsid w:val="00162A38"/>
    <w:rsid w:val="00164E4C"/>
    <w:rsid w:val="00165165"/>
    <w:rsid w:val="001656F8"/>
    <w:rsid w:val="001673FA"/>
    <w:rsid w:val="001707AD"/>
    <w:rsid w:val="00171161"/>
    <w:rsid w:val="001713D5"/>
    <w:rsid w:val="00173670"/>
    <w:rsid w:val="00173A26"/>
    <w:rsid w:val="001752B9"/>
    <w:rsid w:val="00175930"/>
    <w:rsid w:val="0017661B"/>
    <w:rsid w:val="001774C9"/>
    <w:rsid w:val="001809F3"/>
    <w:rsid w:val="00183F94"/>
    <w:rsid w:val="001848B3"/>
    <w:rsid w:val="00186579"/>
    <w:rsid w:val="00186C47"/>
    <w:rsid w:val="00192B19"/>
    <w:rsid w:val="0019323C"/>
    <w:rsid w:val="00195BB2"/>
    <w:rsid w:val="00196CBB"/>
    <w:rsid w:val="00197135"/>
    <w:rsid w:val="001A2B3D"/>
    <w:rsid w:val="001A2BB4"/>
    <w:rsid w:val="001A4315"/>
    <w:rsid w:val="001A4E7B"/>
    <w:rsid w:val="001A4EE2"/>
    <w:rsid w:val="001A55AC"/>
    <w:rsid w:val="001B312E"/>
    <w:rsid w:val="001B5313"/>
    <w:rsid w:val="001B647F"/>
    <w:rsid w:val="001B7959"/>
    <w:rsid w:val="001C1C6F"/>
    <w:rsid w:val="001C308B"/>
    <w:rsid w:val="001C3D06"/>
    <w:rsid w:val="001C41DB"/>
    <w:rsid w:val="001C41E1"/>
    <w:rsid w:val="001C6C3E"/>
    <w:rsid w:val="001D0721"/>
    <w:rsid w:val="001D1915"/>
    <w:rsid w:val="001D2661"/>
    <w:rsid w:val="001D3261"/>
    <w:rsid w:val="001E1023"/>
    <w:rsid w:val="001E1D21"/>
    <w:rsid w:val="001E1F55"/>
    <w:rsid w:val="001E32D1"/>
    <w:rsid w:val="001E3911"/>
    <w:rsid w:val="001E5930"/>
    <w:rsid w:val="001E63B7"/>
    <w:rsid w:val="001F0934"/>
    <w:rsid w:val="001F0C45"/>
    <w:rsid w:val="001F6F0B"/>
    <w:rsid w:val="001F7ADC"/>
    <w:rsid w:val="00205C80"/>
    <w:rsid w:val="00206412"/>
    <w:rsid w:val="00206F05"/>
    <w:rsid w:val="00210E3D"/>
    <w:rsid w:val="00211EB1"/>
    <w:rsid w:val="00212C72"/>
    <w:rsid w:val="002135A2"/>
    <w:rsid w:val="00213D40"/>
    <w:rsid w:val="0021485D"/>
    <w:rsid w:val="002164D2"/>
    <w:rsid w:val="00216770"/>
    <w:rsid w:val="00217712"/>
    <w:rsid w:val="00217A56"/>
    <w:rsid w:val="00220394"/>
    <w:rsid w:val="00222AB0"/>
    <w:rsid w:val="00222E69"/>
    <w:rsid w:val="00223BA7"/>
    <w:rsid w:val="00224BC6"/>
    <w:rsid w:val="00225EEB"/>
    <w:rsid w:val="00227818"/>
    <w:rsid w:val="00227CAB"/>
    <w:rsid w:val="002304E6"/>
    <w:rsid w:val="00231A2E"/>
    <w:rsid w:val="00233CDC"/>
    <w:rsid w:val="0023407E"/>
    <w:rsid w:val="002345C5"/>
    <w:rsid w:val="002400AB"/>
    <w:rsid w:val="00242929"/>
    <w:rsid w:val="00244B09"/>
    <w:rsid w:val="00245182"/>
    <w:rsid w:val="0024630C"/>
    <w:rsid w:val="002464D6"/>
    <w:rsid w:val="002519E5"/>
    <w:rsid w:val="002536FF"/>
    <w:rsid w:val="002549C6"/>
    <w:rsid w:val="00255BD4"/>
    <w:rsid w:val="00255EDC"/>
    <w:rsid w:val="00256808"/>
    <w:rsid w:val="0026027E"/>
    <w:rsid w:val="002610D3"/>
    <w:rsid w:val="00261F82"/>
    <w:rsid w:val="002633DD"/>
    <w:rsid w:val="00264309"/>
    <w:rsid w:val="002646D8"/>
    <w:rsid w:val="00265440"/>
    <w:rsid w:val="0026630D"/>
    <w:rsid w:val="00272F63"/>
    <w:rsid w:val="00275270"/>
    <w:rsid w:val="002758C0"/>
    <w:rsid w:val="00276032"/>
    <w:rsid w:val="00281617"/>
    <w:rsid w:val="00281681"/>
    <w:rsid w:val="00281D4B"/>
    <w:rsid w:val="002825E3"/>
    <w:rsid w:val="00283850"/>
    <w:rsid w:val="00287018"/>
    <w:rsid w:val="00287BD7"/>
    <w:rsid w:val="00290258"/>
    <w:rsid w:val="00291692"/>
    <w:rsid w:val="00294BB4"/>
    <w:rsid w:val="00294D10"/>
    <w:rsid w:val="002A00D8"/>
    <w:rsid w:val="002A05DA"/>
    <w:rsid w:val="002A086D"/>
    <w:rsid w:val="002A11A3"/>
    <w:rsid w:val="002A14D9"/>
    <w:rsid w:val="002A290E"/>
    <w:rsid w:val="002A51B1"/>
    <w:rsid w:val="002A5A9E"/>
    <w:rsid w:val="002A708D"/>
    <w:rsid w:val="002A740A"/>
    <w:rsid w:val="002A7F2B"/>
    <w:rsid w:val="002B1F53"/>
    <w:rsid w:val="002B2061"/>
    <w:rsid w:val="002B55E2"/>
    <w:rsid w:val="002B5DAE"/>
    <w:rsid w:val="002B71ED"/>
    <w:rsid w:val="002B7C27"/>
    <w:rsid w:val="002C1DD4"/>
    <w:rsid w:val="002C377E"/>
    <w:rsid w:val="002C4BC2"/>
    <w:rsid w:val="002C59EE"/>
    <w:rsid w:val="002C6151"/>
    <w:rsid w:val="002D1D24"/>
    <w:rsid w:val="002D2312"/>
    <w:rsid w:val="002D4695"/>
    <w:rsid w:val="002D51E9"/>
    <w:rsid w:val="002D569C"/>
    <w:rsid w:val="002D60D9"/>
    <w:rsid w:val="002E0144"/>
    <w:rsid w:val="002E0B9C"/>
    <w:rsid w:val="002E1C97"/>
    <w:rsid w:val="002E1FD1"/>
    <w:rsid w:val="002E3498"/>
    <w:rsid w:val="002E3588"/>
    <w:rsid w:val="002E363B"/>
    <w:rsid w:val="002E41CA"/>
    <w:rsid w:val="002E6B35"/>
    <w:rsid w:val="002F0B2E"/>
    <w:rsid w:val="002F0FE1"/>
    <w:rsid w:val="002F2B67"/>
    <w:rsid w:val="002F3745"/>
    <w:rsid w:val="002F3C22"/>
    <w:rsid w:val="002F3EC1"/>
    <w:rsid w:val="002F603D"/>
    <w:rsid w:val="00300310"/>
    <w:rsid w:val="00303627"/>
    <w:rsid w:val="0030380B"/>
    <w:rsid w:val="00303925"/>
    <w:rsid w:val="00306D05"/>
    <w:rsid w:val="00307F42"/>
    <w:rsid w:val="00310F0A"/>
    <w:rsid w:val="00312852"/>
    <w:rsid w:val="0031361A"/>
    <w:rsid w:val="003159D1"/>
    <w:rsid w:val="00315DA2"/>
    <w:rsid w:val="00317A85"/>
    <w:rsid w:val="00317AAC"/>
    <w:rsid w:val="003204F8"/>
    <w:rsid w:val="00322088"/>
    <w:rsid w:val="00323A1E"/>
    <w:rsid w:val="00325417"/>
    <w:rsid w:val="003272C5"/>
    <w:rsid w:val="003300DB"/>
    <w:rsid w:val="00330A66"/>
    <w:rsid w:val="00330E4F"/>
    <w:rsid w:val="003323D1"/>
    <w:rsid w:val="00332EDE"/>
    <w:rsid w:val="00333199"/>
    <w:rsid w:val="00333B4E"/>
    <w:rsid w:val="00333ED8"/>
    <w:rsid w:val="00333FBB"/>
    <w:rsid w:val="0033552C"/>
    <w:rsid w:val="00335759"/>
    <w:rsid w:val="00335DF4"/>
    <w:rsid w:val="00340178"/>
    <w:rsid w:val="00341091"/>
    <w:rsid w:val="00341DDE"/>
    <w:rsid w:val="00345617"/>
    <w:rsid w:val="003461EE"/>
    <w:rsid w:val="00346F01"/>
    <w:rsid w:val="003502B4"/>
    <w:rsid w:val="003517D8"/>
    <w:rsid w:val="0035202C"/>
    <w:rsid w:val="0035253D"/>
    <w:rsid w:val="00352670"/>
    <w:rsid w:val="0035333D"/>
    <w:rsid w:val="003548ED"/>
    <w:rsid w:val="003552F9"/>
    <w:rsid w:val="00356192"/>
    <w:rsid w:val="00360E8E"/>
    <w:rsid w:val="0036275F"/>
    <w:rsid w:val="00363C08"/>
    <w:rsid w:val="0036593E"/>
    <w:rsid w:val="00366F66"/>
    <w:rsid w:val="003673F7"/>
    <w:rsid w:val="003705B3"/>
    <w:rsid w:val="00370823"/>
    <w:rsid w:val="0037419B"/>
    <w:rsid w:val="00374485"/>
    <w:rsid w:val="0037715D"/>
    <w:rsid w:val="003807C0"/>
    <w:rsid w:val="00381C9C"/>
    <w:rsid w:val="00385085"/>
    <w:rsid w:val="00385467"/>
    <w:rsid w:val="00386E45"/>
    <w:rsid w:val="00390548"/>
    <w:rsid w:val="00391ADA"/>
    <w:rsid w:val="00392C60"/>
    <w:rsid w:val="003950DE"/>
    <w:rsid w:val="00395BF8"/>
    <w:rsid w:val="003964C3"/>
    <w:rsid w:val="00397A08"/>
    <w:rsid w:val="003A2433"/>
    <w:rsid w:val="003A3A0C"/>
    <w:rsid w:val="003A5D28"/>
    <w:rsid w:val="003B0446"/>
    <w:rsid w:val="003C074C"/>
    <w:rsid w:val="003C0842"/>
    <w:rsid w:val="003C1919"/>
    <w:rsid w:val="003C1CE4"/>
    <w:rsid w:val="003C2449"/>
    <w:rsid w:val="003C6A13"/>
    <w:rsid w:val="003C7647"/>
    <w:rsid w:val="003D06FB"/>
    <w:rsid w:val="003D3790"/>
    <w:rsid w:val="003D3E5A"/>
    <w:rsid w:val="003D5D8C"/>
    <w:rsid w:val="003D657E"/>
    <w:rsid w:val="003E125F"/>
    <w:rsid w:val="003E321C"/>
    <w:rsid w:val="003E43BE"/>
    <w:rsid w:val="003E5FB0"/>
    <w:rsid w:val="003E7472"/>
    <w:rsid w:val="003F17F6"/>
    <w:rsid w:val="003F29D5"/>
    <w:rsid w:val="003F3D46"/>
    <w:rsid w:val="003F55F3"/>
    <w:rsid w:val="004008D4"/>
    <w:rsid w:val="00401F14"/>
    <w:rsid w:val="00402839"/>
    <w:rsid w:val="00402C91"/>
    <w:rsid w:val="0040372B"/>
    <w:rsid w:val="00404497"/>
    <w:rsid w:val="004047B2"/>
    <w:rsid w:val="0040754F"/>
    <w:rsid w:val="00407568"/>
    <w:rsid w:val="00407D8D"/>
    <w:rsid w:val="004114F3"/>
    <w:rsid w:val="0041180E"/>
    <w:rsid w:val="0041269B"/>
    <w:rsid w:val="0041277D"/>
    <w:rsid w:val="00414449"/>
    <w:rsid w:val="00415967"/>
    <w:rsid w:val="00415BCE"/>
    <w:rsid w:val="00416FE4"/>
    <w:rsid w:val="00422B6E"/>
    <w:rsid w:val="004233D7"/>
    <w:rsid w:val="00425275"/>
    <w:rsid w:val="00425BDC"/>
    <w:rsid w:val="00427229"/>
    <w:rsid w:val="00427AC9"/>
    <w:rsid w:val="004304B3"/>
    <w:rsid w:val="00431951"/>
    <w:rsid w:val="0043245E"/>
    <w:rsid w:val="0043375C"/>
    <w:rsid w:val="00433976"/>
    <w:rsid w:val="00437ED9"/>
    <w:rsid w:val="0044199C"/>
    <w:rsid w:val="00443F97"/>
    <w:rsid w:val="0044487C"/>
    <w:rsid w:val="004456E5"/>
    <w:rsid w:val="00446395"/>
    <w:rsid w:val="00450251"/>
    <w:rsid w:val="0045272C"/>
    <w:rsid w:val="00454767"/>
    <w:rsid w:val="00455349"/>
    <w:rsid w:val="00455432"/>
    <w:rsid w:val="004554AB"/>
    <w:rsid w:val="004575CB"/>
    <w:rsid w:val="00457C12"/>
    <w:rsid w:val="0046083C"/>
    <w:rsid w:val="00463865"/>
    <w:rsid w:val="00463B69"/>
    <w:rsid w:val="00465A29"/>
    <w:rsid w:val="004664A3"/>
    <w:rsid w:val="0046688E"/>
    <w:rsid w:val="00466C69"/>
    <w:rsid w:val="00467D2A"/>
    <w:rsid w:val="00472264"/>
    <w:rsid w:val="004726A4"/>
    <w:rsid w:val="004744E0"/>
    <w:rsid w:val="00474684"/>
    <w:rsid w:val="0047637A"/>
    <w:rsid w:val="0047660A"/>
    <w:rsid w:val="00483138"/>
    <w:rsid w:val="00485FB5"/>
    <w:rsid w:val="00486A00"/>
    <w:rsid w:val="00487291"/>
    <w:rsid w:val="00491748"/>
    <w:rsid w:val="004948C0"/>
    <w:rsid w:val="004954C3"/>
    <w:rsid w:val="004A035F"/>
    <w:rsid w:val="004A425F"/>
    <w:rsid w:val="004A48F1"/>
    <w:rsid w:val="004A5EE3"/>
    <w:rsid w:val="004A7953"/>
    <w:rsid w:val="004B2C80"/>
    <w:rsid w:val="004B46BA"/>
    <w:rsid w:val="004B7ABC"/>
    <w:rsid w:val="004C285D"/>
    <w:rsid w:val="004C2BF7"/>
    <w:rsid w:val="004C5D6F"/>
    <w:rsid w:val="004C5F6D"/>
    <w:rsid w:val="004C6229"/>
    <w:rsid w:val="004C6A10"/>
    <w:rsid w:val="004D5DA8"/>
    <w:rsid w:val="004D61F7"/>
    <w:rsid w:val="004D7562"/>
    <w:rsid w:val="004E78DF"/>
    <w:rsid w:val="004E7C10"/>
    <w:rsid w:val="004F2A87"/>
    <w:rsid w:val="004F3579"/>
    <w:rsid w:val="004F54F8"/>
    <w:rsid w:val="004F690E"/>
    <w:rsid w:val="005002CD"/>
    <w:rsid w:val="005034A4"/>
    <w:rsid w:val="00505974"/>
    <w:rsid w:val="005107E6"/>
    <w:rsid w:val="0051084F"/>
    <w:rsid w:val="005116AA"/>
    <w:rsid w:val="00511A73"/>
    <w:rsid w:val="005131D0"/>
    <w:rsid w:val="0051470E"/>
    <w:rsid w:val="00516A7B"/>
    <w:rsid w:val="005174FE"/>
    <w:rsid w:val="0052142A"/>
    <w:rsid w:val="005224FE"/>
    <w:rsid w:val="0052397C"/>
    <w:rsid w:val="00525B9E"/>
    <w:rsid w:val="00526C0F"/>
    <w:rsid w:val="00527FFA"/>
    <w:rsid w:val="0053073B"/>
    <w:rsid w:val="005309B3"/>
    <w:rsid w:val="00532739"/>
    <w:rsid w:val="005432E3"/>
    <w:rsid w:val="00543B4D"/>
    <w:rsid w:val="00552B69"/>
    <w:rsid w:val="005550EB"/>
    <w:rsid w:val="005607DB"/>
    <w:rsid w:val="0056086E"/>
    <w:rsid w:val="005635B5"/>
    <w:rsid w:val="0056403E"/>
    <w:rsid w:val="00565D0A"/>
    <w:rsid w:val="00571AF2"/>
    <w:rsid w:val="00571DCF"/>
    <w:rsid w:val="00574496"/>
    <w:rsid w:val="0057646E"/>
    <w:rsid w:val="005800E4"/>
    <w:rsid w:val="00581C3B"/>
    <w:rsid w:val="00581C66"/>
    <w:rsid w:val="0058353B"/>
    <w:rsid w:val="00584B83"/>
    <w:rsid w:val="00585338"/>
    <w:rsid w:val="005853F9"/>
    <w:rsid w:val="00585444"/>
    <w:rsid w:val="00586AEF"/>
    <w:rsid w:val="00586B88"/>
    <w:rsid w:val="00587A10"/>
    <w:rsid w:val="005905A3"/>
    <w:rsid w:val="00592B28"/>
    <w:rsid w:val="00594C8B"/>
    <w:rsid w:val="005A1B20"/>
    <w:rsid w:val="005A5171"/>
    <w:rsid w:val="005A68C4"/>
    <w:rsid w:val="005B0350"/>
    <w:rsid w:val="005B2A82"/>
    <w:rsid w:val="005B4347"/>
    <w:rsid w:val="005B5B20"/>
    <w:rsid w:val="005C06D1"/>
    <w:rsid w:val="005C178B"/>
    <w:rsid w:val="005C4298"/>
    <w:rsid w:val="005C49DC"/>
    <w:rsid w:val="005C5ED1"/>
    <w:rsid w:val="005C6B35"/>
    <w:rsid w:val="005D1089"/>
    <w:rsid w:val="005D377E"/>
    <w:rsid w:val="005D3A2D"/>
    <w:rsid w:val="005D58BD"/>
    <w:rsid w:val="005D5E14"/>
    <w:rsid w:val="005D67A2"/>
    <w:rsid w:val="005E1A2E"/>
    <w:rsid w:val="005E2981"/>
    <w:rsid w:val="005E2C4B"/>
    <w:rsid w:val="005E2FCC"/>
    <w:rsid w:val="005E3A8B"/>
    <w:rsid w:val="005E3BDF"/>
    <w:rsid w:val="005E524A"/>
    <w:rsid w:val="005E5446"/>
    <w:rsid w:val="005F2349"/>
    <w:rsid w:val="005F33CB"/>
    <w:rsid w:val="005F344F"/>
    <w:rsid w:val="005F3EDE"/>
    <w:rsid w:val="005F5F73"/>
    <w:rsid w:val="005F6D2C"/>
    <w:rsid w:val="005F7CE3"/>
    <w:rsid w:val="00600A90"/>
    <w:rsid w:val="00604B78"/>
    <w:rsid w:val="00607A80"/>
    <w:rsid w:val="00607CC5"/>
    <w:rsid w:val="00611389"/>
    <w:rsid w:val="00612CAF"/>
    <w:rsid w:val="00613CDA"/>
    <w:rsid w:val="00615A6C"/>
    <w:rsid w:val="00616AA9"/>
    <w:rsid w:val="0061780B"/>
    <w:rsid w:val="00620BDA"/>
    <w:rsid w:val="00622437"/>
    <w:rsid w:val="00622BAA"/>
    <w:rsid w:val="00622C09"/>
    <w:rsid w:val="00624CF1"/>
    <w:rsid w:val="00626A6C"/>
    <w:rsid w:val="00626C29"/>
    <w:rsid w:val="0062721D"/>
    <w:rsid w:val="00627D8B"/>
    <w:rsid w:val="006304AE"/>
    <w:rsid w:val="006343BB"/>
    <w:rsid w:val="006368ED"/>
    <w:rsid w:val="0064196C"/>
    <w:rsid w:val="00641AEA"/>
    <w:rsid w:val="00644938"/>
    <w:rsid w:val="00646927"/>
    <w:rsid w:val="006475AD"/>
    <w:rsid w:val="006516DC"/>
    <w:rsid w:val="00651CBB"/>
    <w:rsid w:val="0065225D"/>
    <w:rsid w:val="00652AD3"/>
    <w:rsid w:val="00653503"/>
    <w:rsid w:val="00653E86"/>
    <w:rsid w:val="00654DFE"/>
    <w:rsid w:val="00655D16"/>
    <w:rsid w:val="00660F3C"/>
    <w:rsid w:val="00661BB6"/>
    <w:rsid w:val="006628F9"/>
    <w:rsid w:val="006651B9"/>
    <w:rsid w:val="006665D0"/>
    <w:rsid w:val="006672E4"/>
    <w:rsid w:val="0067090E"/>
    <w:rsid w:val="00674920"/>
    <w:rsid w:val="006766ED"/>
    <w:rsid w:val="00676D8F"/>
    <w:rsid w:val="00677CB5"/>
    <w:rsid w:val="0068178D"/>
    <w:rsid w:val="00683BCB"/>
    <w:rsid w:val="00683C25"/>
    <w:rsid w:val="00686A7D"/>
    <w:rsid w:val="00691D85"/>
    <w:rsid w:val="006926E0"/>
    <w:rsid w:val="00693EA4"/>
    <w:rsid w:val="006968B5"/>
    <w:rsid w:val="00697546"/>
    <w:rsid w:val="00697A05"/>
    <w:rsid w:val="006A0B53"/>
    <w:rsid w:val="006A1AD2"/>
    <w:rsid w:val="006A24BC"/>
    <w:rsid w:val="006A750B"/>
    <w:rsid w:val="006A7672"/>
    <w:rsid w:val="006B134A"/>
    <w:rsid w:val="006B1A4A"/>
    <w:rsid w:val="006B27A6"/>
    <w:rsid w:val="006B2EB0"/>
    <w:rsid w:val="006B37FE"/>
    <w:rsid w:val="006B5C06"/>
    <w:rsid w:val="006C2B19"/>
    <w:rsid w:val="006C4139"/>
    <w:rsid w:val="006C47E3"/>
    <w:rsid w:val="006C4DC2"/>
    <w:rsid w:val="006C70E2"/>
    <w:rsid w:val="006D1690"/>
    <w:rsid w:val="006D2A6C"/>
    <w:rsid w:val="006D2DD6"/>
    <w:rsid w:val="006D32E0"/>
    <w:rsid w:val="006D59E3"/>
    <w:rsid w:val="006D61FC"/>
    <w:rsid w:val="006D637E"/>
    <w:rsid w:val="006E034B"/>
    <w:rsid w:val="006E047C"/>
    <w:rsid w:val="006E195C"/>
    <w:rsid w:val="006E1D8D"/>
    <w:rsid w:val="006E2F1A"/>
    <w:rsid w:val="006E55C1"/>
    <w:rsid w:val="006E6200"/>
    <w:rsid w:val="006E64BB"/>
    <w:rsid w:val="006F468B"/>
    <w:rsid w:val="006F58EF"/>
    <w:rsid w:val="006F7678"/>
    <w:rsid w:val="00700962"/>
    <w:rsid w:val="0070213A"/>
    <w:rsid w:val="00702862"/>
    <w:rsid w:val="007032F3"/>
    <w:rsid w:val="00703936"/>
    <w:rsid w:val="00703B08"/>
    <w:rsid w:val="00703B73"/>
    <w:rsid w:val="00704D44"/>
    <w:rsid w:val="00705744"/>
    <w:rsid w:val="00705D90"/>
    <w:rsid w:val="007067DD"/>
    <w:rsid w:val="0070787D"/>
    <w:rsid w:val="00707ED7"/>
    <w:rsid w:val="007109C7"/>
    <w:rsid w:val="00711791"/>
    <w:rsid w:val="0071205A"/>
    <w:rsid w:val="00713760"/>
    <w:rsid w:val="007150CF"/>
    <w:rsid w:val="00715379"/>
    <w:rsid w:val="00715DA8"/>
    <w:rsid w:val="00717085"/>
    <w:rsid w:val="00717707"/>
    <w:rsid w:val="00717CD5"/>
    <w:rsid w:val="00720A21"/>
    <w:rsid w:val="00721EC3"/>
    <w:rsid w:val="007223B5"/>
    <w:rsid w:val="0072368A"/>
    <w:rsid w:val="007253AB"/>
    <w:rsid w:val="00725834"/>
    <w:rsid w:val="00725B0D"/>
    <w:rsid w:val="00731B3B"/>
    <w:rsid w:val="0073246E"/>
    <w:rsid w:val="00733734"/>
    <w:rsid w:val="0073749C"/>
    <w:rsid w:val="0074395E"/>
    <w:rsid w:val="00747AFD"/>
    <w:rsid w:val="00750A37"/>
    <w:rsid w:val="00761575"/>
    <w:rsid w:val="0076259A"/>
    <w:rsid w:val="00763301"/>
    <w:rsid w:val="00765AFE"/>
    <w:rsid w:val="0076732D"/>
    <w:rsid w:val="00767FD6"/>
    <w:rsid w:val="00770413"/>
    <w:rsid w:val="007743AB"/>
    <w:rsid w:val="00774ABE"/>
    <w:rsid w:val="00775933"/>
    <w:rsid w:val="00782AF1"/>
    <w:rsid w:val="007854E0"/>
    <w:rsid w:val="00785515"/>
    <w:rsid w:val="00785A22"/>
    <w:rsid w:val="00787490"/>
    <w:rsid w:val="00787EE5"/>
    <w:rsid w:val="00791133"/>
    <w:rsid w:val="00791655"/>
    <w:rsid w:val="00791B86"/>
    <w:rsid w:val="007945D6"/>
    <w:rsid w:val="0079468E"/>
    <w:rsid w:val="007950D5"/>
    <w:rsid w:val="00795625"/>
    <w:rsid w:val="00795F96"/>
    <w:rsid w:val="00797880"/>
    <w:rsid w:val="007A047F"/>
    <w:rsid w:val="007A24A9"/>
    <w:rsid w:val="007A2C73"/>
    <w:rsid w:val="007A34B5"/>
    <w:rsid w:val="007A5E99"/>
    <w:rsid w:val="007B124B"/>
    <w:rsid w:val="007B2E0C"/>
    <w:rsid w:val="007B4CE8"/>
    <w:rsid w:val="007B6AD3"/>
    <w:rsid w:val="007C1256"/>
    <w:rsid w:val="007C2A4B"/>
    <w:rsid w:val="007C2EFF"/>
    <w:rsid w:val="007C3939"/>
    <w:rsid w:val="007C4867"/>
    <w:rsid w:val="007D1C9F"/>
    <w:rsid w:val="007D316A"/>
    <w:rsid w:val="007D34D2"/>
    <w:rsid w:val="007D66E9"/>
    <w:rsid w:val="007D6DFF"/>
    <w:rsid w:val="007E121A"/>
    <w:rsid w:val="007E535F"/>
    <w:rsid w:val="007E63D8"/>
    <w:rsid w:val="007E6FC6"/>
    <w:rsid w:val="007F0580"/>
    <w:rsid w:val="007F0BC9"/>
    <w:rsid w:val="007F15BA"/>
    <w:rsid w:val="007F2DC5"/>
    <w:rsid w:val="007F4A87"/>
    <w:rsid w:val="00801EBC"/>
    <w:rsid w:val="00805F88"/>
    <w:rsid w:val="008072B3"/>
    <w:rsid w:val="00807622"/>
    <w:rsid w:val="008110F8"/>
    <w:rsid w:val="008121C0"/>
    <w:rsid w:val="0081524A"/>
    <w:rsid w:val="00817A67"/>
    <w:rsid w:val="008202C7"/>
    <w:rsid w:val="008205AF"/>
    <w:rsid w:val="00824F37"/>
    <w:rsid w:val="008323C6"/>
    <w:rsid w:val="00833518"/>
    <w:rsid w:val="00833F6F"/>
    <w:rsid w:val="008348B4"/>
    <w:rsid w:val="00836521"/>
    <w:rsid w:val="0083795A"/>
    <w:rsid w:val="0085013A"/>
    <w:rsid w:val="00851F2E"/>
    <w:rsid w:val="00862967"/>
    <w:rsid w:val="00863B5E"/>
    <w:rsid w:val="008663EC"/>
    <w:rsid w:val="00867C4B"/>
    <w:rsid w:val="00876B91"/>
    <w:rsid w:val="008806DE"/>
    <w:rsid w:val="00881848"/>
    <w:rsid w:val="008831F3"/>
    <w:rsid w:val="00883E1D"/>
    <w:rsid w:val="00885DD4"/>
    <w:rsid w:val="008904CB"/>
    <w:rsid w:val="00890A92"/>
    <w:rsid w:val="008915E6"/>
    <w:rsid w:val="00893E76"/>
    <w:rsid w:val="00894297"/>
    <w:rsid w:val="008970B0"/>
    <w:rsid w:val="00897C1F"/>
    <w:rsid w:val="008A13BA"/>
    <w:rsid w:val="008A2035"/>
    <w:rsid w:val="008A42C2"/>
    <w:rsid w:val="008A4E9A"/>
    <w:rsid w:val="008A5A13"/>
    <w:rsid w:val="008A6AEF"/>
    <w:rsid w:val="008A6DF5"/>
    <w:rsid w:val="008A79FA"/>
    <w:rsid w:val="008B0818"/>
    <w:rsid w:val="008B0A26"/>
    <w:rsid w:val="008B2A48"/>
    <w:rsid w:val="008B3930"/>
    <w:rsid w:val="008B496F"/>
    <w:rsid w:val="008B589C"/>
    <w:rsid w:val="008B5CA9"/>
    <w:rsid w:val="008B5E15"/>
    <w:rsid w:val="008C0D4F"/>
    <w:rsid w:val="008D0C72"/>
    <w:rsid w:val="008D1470"/>
    <w:rsid w:val="008D16FE"/>
    <w:rsid w:val="008D4488"/>
    <w:rsid w:val="008D7199"/>
    <w:rsid w:val="008E1CF2"/>
    <w:rsid w:val="008E2719"/>
    <w:rsid w:val="008E6A5D"/>
    <w:rsid w:val="008E7382"/>
    <w:rsid w:val="008E7C1E"/>
    <w:rsid w:val="008F0713"/>
    <w:rsid w:val="008F1D5B"/>
    <w:rsid w:val="008F266B"/>
    <w:rsid w:val="008F4262"/>
    <w:rsid w:val="008F4FEB"/>
    <w:rsid w:val="008F509A"/>
    <w:rsid w:val="008F517E"/>
    <w:rsid w:val="008F5527"/>
    <w:rsid w:val="008F6585"/>
    <w:rsid w:val="008F7626"/>
    <w:rsid w:val="008F7F54"/>
    <w:rsid w:val="0090111A"/>
    <w:rsid w:val="009017FE"/>
    <w:rsid w:val="0090289B"/>
    <w:rsid w:val="00902CFB"/>
    <w:rsid w:val="0090423E"/>
    <w:rsid w:val="009042E9"/>
    <w:rsid w:val="00906292"/>
    <w:rsid w:val="00910F19"/>
    <w:rsid w:val="00912B19"/>
    <w:rsid w:val="009140B2"/>
    <w:rsid w:val="009154F6"/>
    <w:rsid w:val="009163E9"/>
    <w:rsid w:val="0091671E"/>
    <w:rsid w:val="00921197"/>
    <w:rsid w:val="009225E8"/>
    <w:rsid w:val="00924AD9"/>
    <w:rsid w:val="00924BDE"/>
    <w:rsid w:val="00925F1F"/>
    <w:rsid w:val="00930595"/>
    <w:rsid w:val="00930E93"/>
    <w:rsid w:val="0093349D"/>
    <w:rsid w:val="00934254"/>
    <w:rsid w:val="00934996"/>
    <w:rsid w:val="009355B5"/>
    <w:rsid w:val="00935C91"/>
    <w:rsid w:val="00936391"/>
    <w:rsid w:val="009411C7"/>
    <w:rsid w:val="00942EB0"/>
    <w:rsid w:val="0094484E"/>
    <w:rsid w:val="009455F6"/>
    <w:rsid w:val="009463BF"/>
    <w:rsid w:val="0094762E"/>
    <w:rsid w:val="00951660"/>
    <w:rsid w:val="00951828"/>
    <w:rsid w:val="00951DA3"/>
    <w:rsid w:val="009537DB"/>
    <w:rsid w:val="009541C4"/>
    <w:rsid w:val="00957635"/>
    <w:rsid w:val="00957B43"/>
    <w:rsid w:val="00962555"/>
    <w:rsid w:val="00962BDD"/>
    <w:rsid w:val="00963FEC"/>
    <w:rsid w:val="00967754"/>
    <w:rsid w:val="00970DC1"/>
    <w:rsid w:val="009762CD"/>
    <w:rsid w:val="00980BB4"/>
    <w:rsid w:val="00980DDB"/>
    <w:rsid w:val="00981657"/>
    <w:rsid w:val="00982A68"/>
    <w:rsid w:val="00987CFA"/>
    <w:rsid w:val="009927A1"/>
    <w:rsid w:val="00992E5D"/>
    <w:rsid w:val="00995676"/>
    <w:rsid w:val="00995B43"/>
    <w:rsid w:val="00995D81"/>
    <w:rsid w:val="00997A9B"/>
    <w:rsid w:val="009A066F"/>
    <w:rsid w:val="009A3F70"/>
    <w:rsid w:val="009A6097"/>
    <w:rsid w:val="009A737A"/>
    <w:rsid w:val="009B12DB"/>
    <w:rsid w:val="009B2AD5"/>
    <w:rsid w:val="009B4878"/>
    <w:rsid w:val="009C218A"/>
    <w:rsid w:val="009C2410"/>
    <w:rsid w:val="009C45DA"/>
    <w:rsid w:val="009C790E"/>
    <w:rsid w:val="009D2B22"/>
    <w:rsid w:val="009D5F3C"/>
    <w:rsid w:val="009D6659"/>
    <w:rsid w:val="009D6A5D"/>
    <w:rsid w:val="009D7B5B"/>
    <w:rsid w:val="009E152E"/>
    <w:rsid w:val="009E2759"/>
    <w:rsid w:val="009E49BB"/>
    <w:rsid w:val="009E5EF1"/>
    <w:rsid w:val="009F039F"/>
    <w:rsid w:val="009F1332"/>
    <w:rsid w:val="009F4AB0"/>
    <w:rsid w:val="009F5809"/>
    <w:rsid w:val="009F67A0"/>
    <w:rsid w:val="00A01E64"/>
    <w:rsid w:val="00A02018"/>
    <w:rsid w:val="00A04033"/>
    <w:rsid w:val="00A04A5F"/>
    <w:rsid w:val="00A04AC1"/>
    <w:rsid w:val="00A051D3"/>
    <w:rsid w:val="00A05483"/>
    <w:rsid w:val="00A06ADF"/>
    <w:rsid w:val="00A1065F"/>
    <w:rsid w:val="00A106D1"/>
    <w:rsid w:val="00A10F0D"/>
    <w:rsid w:val="00A1211E"/>
    <w:rsid w:val="00A15799"/>
    <w:rsid w:val="00A16D01"/>
    <w:rsid w:val="00A20219"/>
    <w:rsid w:val="00A22A6E"/>
    <w:rsid w:val="00A25BB8"/>
    <w:rsid w:val="00A27C19"/>
    <w:rsid w:val="00A27E17"/>
    <w:rsid w:val="00A31CD3"/>
    <w:rsid w:val="00A3574B"/>
    <w:rsid w:val="00A40880"/>
    <w:rsid w:val="00A40D3E"/>
    <w:rsid w:val="00A415B3"/>
    <w:rsid w:val="00A416EE"/>
    <w:rsid w:val="00A42B73"/>
    <w:rsid w:val="00A45556"/>
    <w:rsid w:val="00A45F4D"/>
    <w:rsid w:val="00A46477"/>
    <w:rsid w:val="00A50B2D"/>
    <w:rsid w:val="00A51749"/>
    <w:rsid w:val="00A51908"/>
    <w:rsid w:val="00A53145"/>
    <w:rsid w:val="00A5335A"/>
    <w:rsid w:val="00A53471"/>
    <w:rsid w:val="00A55879"/>
    <w:rsid w:val="00A57864"/>
    <w:rsid w:val="00A57E80"/>
    <w:rsid w:val="00A6133A"/>
    <w:rsid w:val="00A61679"/>
    <w:rsid w:val="00A65F9E"/>
    <w:rsid w:val="00A6666D"/>
    <w:rsid w:val="00A6675D"/>
    <w:rsid w:val="00A73801"/>
    <w:rsid w:val="00A74219"/>
    <w:rsid w:val="00A74A32"/>
    <w:rsid w:val="00A770B6"/>
    <w:rsid w:val="00A773E1"/>
    <w:rsid w:val="00A77807"/>
    <w:rsid w:val="00A779DE"/>
    <w:rsid w:val="00A77F28"/>
    <w:rsid w:val="00A85EA9"/>
    <w:rsid w:val="00A873FA"/>
    <w:rsid w:val="00A8778D"/>
    <w:rsid w:val="00A910DA"/>
    <w:rsid w:val="00A92D45"/>
    <w:rsid w:val="00A94619"/>
    <w:rsid w:val="00A95790"/>
    <w:rsid w:val="00A96A28"/>
    <w:rsid w:val="00A96D1C"/>
    <w:rsid w:val="00AA3BE8"/>
    <w:rsid w:val="00AA4106"/>
    <w:rsid w:val="00AA51EA"/>
    <w:rsid w:val="00AA53ED"/>
    <w:rsid w:val="00AA5FE5"/>
    <w:rsid w:val="00AA667D"/>
    <w:rsid w:val="00AB013F"/>
    <w:rsid w:val="00AB2890"/>
    <w:rsid w:val="00AB7F3E"/>
    <w:rsid w:val="00AC21C8"/>
    <w:rsid w:val="00AC2FDB"/>
    <w:rsid w:val="00AC3D5C"/>
    <w:rsid w:val="00AC409F"/>
    <w:rsid w:val="00AC464F"/>
    <w:rsid w:val="00AC4B96"/>
    <w:rsid w:val="00AC7633"/>
    <w:rsid w:val="00AC776F"/>
    <w:rsid w:val="00AC7A93"/>
    <w:rsid w:val="00AD0C2F"/>
    <w:rsid w:val="00AD130C"/>
    <w:rsid w:val="00AD1502"/>
    <w:rsid w:val="00AD3551"/>
    <w:rsid w:val="00AD3ECC"/>
    <w:rsid w:val="00AD5FE1"/>
    <w:rsid w:val="00AD7328"/>
    <w:rsid w:val="00AE02D0"/>
    <w:rsid w:val="00AE0700"/>
    <w:rsid w:val="00AE08C0"/>
    <w:rsid w:val="00AE2C8B"/>
    <w:rsid w:val="00AE3938"/>
    <w:rsid w:val="00AE3E63"/>
    <w:rsid w:val="00AE46E7"/>
    <w:rsid w:val="00AE4F28"/>
    <w:rsid w:val="00AE684B"/>
    <w:rsid w:val="00AE74AD"/>
    <w:rsid w:val="00AF1EE0"/>
    <w:rsid w:val="00AF226A"/>
    <w:rsid w:val="00AF2D2F"/>
    <w:rsid w:val="00AF45D0"/>
    <w:rsid w:val="00AF5498"/>
    <w:rsid w:val="00B02006"/>
    <w:rsid w:val="00B03044"/>
    <w:rsid w:val="00B04E2D"/>
    <w:rsid w:val="00B04F5E"/>
    <w:rsid w:val="00B07BC7"/>
    <w:rsid w:val="00B10B33"/>
    <w:rsid w:val="00B10CE9"/>
    <w:rsid w:val="00B11451"/>
    <w:rsid w:val="00B118FD"/>
    <w:rsid w:val="00B119F7"/>
    <w:rsid w:val="00B127A5"/>
    <w:rsid w:val="00B13F40"/>
    <w:rsid w:val="00B14115"/>
    <w:rsid w:val="00B15795"/>
    <w:rsid w:val="00B158E4"/>
    <w:rsid w:val="00B16043"/>
    <w:rsid w:val="00B1756E"/>
    <w:rsid w:val="00B175F6"/>
    <w:rsid w:val="00B21E7D"/>
    <w:rsid w:val="00B21F4C"/>
    <w:rsid w:val="00B22E0D"/>
    <w:rsid w:val="00B23498"/>
    <w:rsid w:val="00B23600"/>
    <w:rsid w:val="00B23782"/>
    <w:rsid w:val="00B239D6"/>
    <w:rsid w:val="00B2487D"/>
    <w:rsid w:val="00B25796"/>
    <w:rsid w:val="00B26267"/>
    <w:rsid w:val="00B30A5B"/>
    <w:rsid w:val="00B310F2"/>
    <w:rsid w:val="00B320E3"/>
    <w:rsid w:val="00B33121"/>
    <w:rsid w:val="00B34833"/>
    <w:rsid w:val="00B34993"/>
    <w:rsid w:val="00B440C0"/>
    <w:rsid w:val="00B44985"/>
    <w:rsid w:val="00B46ADA"/>
    <w:rsid w:val="00B4713B"/>
    <w:rsid w:val="00B50029"/>
    <w:rsid w:val="00B52C34"/>
    <w:rsid w:val="00B56392"/>
    <w:rsid w:val="00B5726F"/>
    <w:rsid w:val="00B620BE"/>
    <w:rsid w:val="00B6256A"/>
    <w:rsid w:val="00B6540A"/>
    <w:rsid w:val="00B66C3D"/>
    <w:rsid w:val="00B72154"/>
    <w:rsid w:val="00B74BA8"/>
    <w:rsid w:val="00B769C5"/>
    <w:rsid w:val="00B778A9"/>
    <w:rsid w:val="00B77DC6"/>
    <w:rsid w:val="00B77EBC"/>
    <w:rsid w:val="00B80054"/>
    <w:rsid w:val="00B80815"/>
    <w:rsid w:val="00B827C7"/>
    <w:rsid w:val="00B82C7D"/>
    <w:rsid w:val="00B82CA0"/>
    <w:rsid w:val="00B854D6"/>
    <w:rsid w:val="00B856B9"/>
    <w:rsid w:val="00B85DAB"/>
    <w:rsid w:val="00B85EE1"/>
    <w:rsid w:val="00B87BC3"/>
    <w:rsid w:val="00B9184C"/>
    <w:rsid w:val="00B922CB"/>
    <w:rsid w:val="00B93C92"/>
    <w:rsid w:val="00B93EC4"/>
    <w:rsid w:val="00B953E4"/>
    <w:rsid w:val="00B96921"/>
    <w:rsid w:val="00BA0466"/>
    <w:rsid w:val="00BA08EB"/>
    <w:rsid w:val="00BA12F7"/>
    <w:rsid w:val="00BA2FEC"/>
    <w:rsid w:val="00BA3A5E"/>
    <w:rsid w:val="00BA6F9B"/>
    <w:rsid w:val="00BB0960"/>
    <w:rsid w:val="00BB0D97"/>
    <w:rsid w:val="00BB16BC"/>
    <w:rsid w:val="00BB2178"/>
    <w:rsid w:val="00BB4B44"/>
    <w:rsid w:val="00BB6530"/>
    <w:rsid w:val="00BB7674"/>
    <w:rsid w:val="00BC01FB"/>
    <w:rsid w:val="00BC1216"/>
    <w:rsid w:val="00BC42A6"/>
    <w:rsid w:val="00BC4E5E"/>
    <w:rsid w:val="00BC6D0D"/>
    <w:rsid w:val="00BC782E"/>
    <w:rsid w:val="00BD24F5"/>
    <w:rsid w:val="00BD30C4"/>
    <w:rsid w:val="00BD33A9"/>
    <w:rsid w:val="00BD6ED0"/>
    <w:rsid w:val="00BD78F7"/>
    <w:rsid w:val="00BE2320"/>
    <w:rsid w:val="00BE30D2"/>
    <w:rsid w:val="00BE4F7E"/>
    <w:rsid w:val="00BE6020"/>
    <w:rsid w:val="00BE671F"/>
    <w:rsid w:val="00BE76AA"/>
    <w:rsid w:val="00BF0FA1"/>
    <w:rsid w:val="00BF2A73"/>
    <w:rsid w:val="00BF3196"/>
    <w:rsid w:val="00BF42E7"/>
    <w:rsid w:val="00BF47B5"/>
    <w:rsid w:val="00C02346"/>
    <w:rsid w:val="00C0279C"/>
    <w:rsid w:val="00C02A87"/>
    <w:rsid w:val="00C048D6"/>
    <w:rsid w:val="00C04BB2"/>
    <w:rsid w:val="00C04C47"/>
    <w:rsid w:val="00C10AAF"/>
    <w:rsid w:val="00C10F6A"/>
    <w:rsid w:val="00C15B68"/>
    <w:rsid w:val="00C1682F"/>
    <w:rsid w:val="00C204E7"/>
    <w:rsid w:val="00C2117A"/>
    <w:rsid w:val="00C2206C"/>
    <w:rsid w:val="00C22E81"/>
    <w:rsid w:val="00C23333"/>
    <w:rsid w:val="00C235B3"/>
    <w:rsid w:val="00C23ABA"/>
    <w:rsid w:val="00C25666"/>
    <w:rsid w:val="00C25FC4"/>
    <w:rsid w:val="00C263D4"/>
    <w:rsid w:val="00C26641"/>
    <w:rsid w:val="00C269F7"/>
    <w:rsid w:val="00C26AAE"/>
    <w:rsid w:val="00C2785D"/>
    <w:rsid w:val="00C30A67"/>
    <w:rsid w:val="00C32BA8"/>
    <w:rsid w:val="00C32E2C"/>
    <w:rsid w:val="00C3562B"/>
    <w:rsid w:val="00C3588C"/>
    <w:rsid w:val="00C36A15"/>
    <w:rsid w:val="00C37066"/>
    <w:rsid w:val="00C40320"/>
    <w:rsid w:val="00C445AE"/>
    <w:rsid w:val="00C45709"/>
    <w:rsid w:val="00C45EFC"/>
    <w:rsid w:val="00C47B1A"/>
    <w:rsid w:val="00C51390"/>
    <w:rsid w:val="00C5226B"/>
    <w:rsid w:val="00C52377"/>
    <w:rsid w:val="00C54923"/>
    <w:rsid w:val="00C55743"/>
    <w:rsid w:val="00C607E4"/>
    <w:rsid w:val="00C62DA7"/>
    <w:rsid w:val="00C639D6"/>
    <w:rsid w:val="00C64037"/>
    <w:rsid w:val="00C70F11"/>
    <w:rsid w:val="00C7151B"/>
    <w:rsid w:val="00C73B74"/>
    <w:rsid w:val="00C74437"/>
    <w:rsid w:val="00C749CC"/>
    <w:rsid w:val="00C75B73"/>
    <w:rsid w:val="00C7614E"/>
    <w:rsid w:val="00C77066"/>
    <w:rsid w:val="00C80E38"/>
    <w:rsid w:val="00C919FF"/>
    <w:rsid w:val="00C92310"/>
    <w:rsid w:val="00C92419"/>
    <w:rsid w:val="00C96B10"/>
    <w:rsid w:val="00C97A97"/>
    <w:rsid w:val="00CA0AA6"/>
    <w:rsid w:val="00CA13EC"/>
    <w:rsid w:val="00CA3102"/>
    <w:rsid w:val="00CA4657"/>
    <w:rsid w:val="00CA47BA"/>
    <w:rsid w:val="00CA65DA"/>
    <w:rsid w:val="00CA6C05"/>
    <w:rsid w:val="00CA6DD3"/>
    <w:rsid w:val="00CA774F"/>
    <w:rsid w:val="00CB225F"/>
    <w:rsid w:val="00CB2917"/>
    <w:rsid w:val="00CB2C4E"/>
    <w:rsid w:val="00CB2D2C"/>
    <w:rsid w:val="00CB3467"/>
    <w:rsid w:val="00CB4A98"/>
    <w:rsid w:val="00CB5E78"/>
    <w:rsid w:val="00CC1937"/>
    <w:rsid w:val="00CC23EA"/>
    <w:rsid w:val="00CC270B"/>
    <w:rsid w:val="00CC3DA6"/>
    <w:rsid w:val="00CC3F9F"/>
    <w:rsid w:val="00CC72EC"/>
    <w:rsid w:val="00CC7FAE"/>
    <w:rsid w:val="00CD0A14"/>
    <w:rsid w:val="00CD28D0"/>
    <w:rsid w:val="00CD2FD7"/>
    <w:rsid w:val="00CD5C26"/>
    <w:rsid w:val="00CD650A"/>
    <w:rsid w:val="00CE0C6C"/>
    <w:rsid w:val="00CE1CDF"/>
    <w:rsid w:val="00CE2642"/>
    <w:rsid w:val="00CE4B51"/>
    <w:rsid w:val="00CE79A1"/>
    <w:rsid w:val="00CF1CAE"/>
    <w:rsid w:val="00CF1FDF"/>
    <w:rsid w:val="00CF29B5"/>
    <w:rsid w:val="00CF4028"/>
    <w:rsid w:val="00CF464E"/>
    <w:rsid w:val="00CF6689"/>
    <w:rsid w:val="00CF6B49"/>
    <w:rsid w:val="00CF70FC"/>
    <w:rsid w:val="00CF77BD"/>
    <w:rsid w:val="00D00A1C"/>
    <w:rsid w:val="00D02FF9"/>
    <w:rsid w:val="00D04D10"/>
    <w:rsid w:val="00D061DE"/>
    <w:rsid w:val="00D062F4"/>
    <w:rsid w:val="00D06FC8"/>
    <w:rsid w:val="00D128A0"/>
    <w:rsid w:val="00D12A96"/>
    <w:rsid w:val="00D12F97"/>
    <w:rsid w:val="00D15209"/>
    <w:rsid w:val="00D24C09"/>
    <w:rsid w:val="00D25916"/>
    <w:rsid w:val="00D25EF2"/>
    <w:rsid w:val="00D26737"/>
    <w:rsid w:val="00D26978"/>
    <w:rsid w:val="00D26CE8"/>
    <w:rsid w:val="00D2704C"/>
    <w:rsid w:val="00D30257"/>
    <w:rsid w:val="00D30597"/>
    <w:rsid w:val="00D3084D"/>
    <w:rsid w:val="00D33921"/>
    <w:rsid w:val="00D33BE8"/>
    <w:rsid w:val="00D34174"/>
    <w:rsid w:val="00D349FF"/>
    <w:rsid w:val="00D36812"/>
    <w:rsid w:val="00D36FC4"/>
    <w:rsid w:val="00D37099"/>
    <w:rsid w:val="00D370FC"/>
    <w:rsid w:val="00D40229"/>
    <w:rsid w:val="00D40E4F"/>
    <w:rsid w:val="00D423BC"/>
    <w:rsid w:val="00D429E1"/>
    <w:rsid w:val="00D43985"/>
    <w:rsid w:val="00D46B4C"/>
    <w:rsid w:val="00D50A33"/>
    <w:rsid w:val="00D50ADE"/>
    <w:rsid w:val="00D53C39"/>
    <w:rsid w:val="00D5625A"/>
    <w:rsid w:val="00D5663B"/>
    <w:rsid w:val="00D56C7C"/>
    <w:rsid w:val="00D56D52"/>
    <w:rsid w:val="00D57B89"/>
    <w:rsid w:val="00D57FB2"/>
    <w:rsid w:val="00D60A77"/>
    <w:rsid w:val="00D617C6"/>
    <w:rsid w:val="00D61A59"/>
    <w:rsid w:val="00D62B6F"/>
    <w:rsid w:val="00D65FFC"/>
    <w:rsid w:val="00D668B0"/>
    <w:rsid w:val="00D67E3F"/>
    <w:rsid w:val="00D722CF"/>
    <w:rsid w:val="00D7308D"/>
    <w:rsid w:val="00D73DD8"/>
    <w:rsid w:val="00D7573A"/>
    <w:rsid w:val="00D762ED"/>
    <w:rsid w:val="00D80542"/>
    <w:rsid w:val="00D84C50"/>
    <w:rsid w:val="00D84F40"/>
    <w:rsid w:val="00D85ED9"/>
    <w:rsid w:val="00D8662A"/>
    <w:rsid w:val="00D872C2"/>
    <w:rsid w:val="00D8736F"/>
    <w:rsid w:val="00D90166"/>
    <w:rsid w:val="00D907D7"/>
    <w:rsid w:val="00D92139"/>
    <w:rsid w:val="00D9220F"/>
    <w:rsid w:val="00D92EA4"/>
    <w:rsid w:val="00D93D97"/>
    <w:rsid w:val="00D965F1"/>
    <w:rsid w:val="00D9667E"/>
    <w:rsid w:val="00D96745"/>
    <w:rsid w:val="00D9692D"/>
    <w:rsid w:val="00D96FBD"/>
    <w:rsid w:val="00D97565"/>
    <w:rsid w:val="00DA1350"/>
    <w:rsid w:val="00DA3A58"/>
    <w:rsid w:val="00DB2110"/>
    <w:rsid w:val="00DB2DA1"/>
    <w:rsid w:val="00DB2F1B"/>
    <w:rsid w:val="00DB7351"/>
    <w:rsid w:val="00DC07C4"/>
    <w:rsid w:val="00DC17AD"/>
    <w:rsid w:val="00DC4872"/>
    <w:rsid w:val="00DC4971"/>
    <w:rsid w:val="00DC5631"/>
    <w:rsid w:val="00DC5AEE"/>
    <w:rsid w:val="00DC6E8C"/>
    <w:rsid w:val="00DD00C7"/>
    <w:rsid w:val="00DD058E"/>
    <w:rsid w:val="00DD3F2C"/>
    <w:rsid w:val="00DD5D19"/>
    <w:rsid w:val="00DD6CD4"/>
    <w:rsid w:val="00DD795A"/>
    <w:rsid w:val="00DE2FE4"/>
    <w:rsid w:val="00DF1D7D"/>
    <w:rsid w:val="00DF2BFB"/>
    <w:rsid w:val="00DF3A0C"/>
    <w:rsid w:val="00DF5133"/>
    <w:rsid w:val="00DF5EBC"/>
    <w:rsid w:val="00DF67EB"/>
    <w:rsid w:val="00DF6A74"/>
    <w:rsid w:val="00DF6E95"/>
    <w:rsid w:val="00E00F43"/>
    <w:rsid w:val="00E01363"/>
    <w:rsid w:val="00E026B0"/>
    <w:rsid w:val="00E032A0"/>
    <w:rsid w:val="00E0516D"/>
    <w:rsid w:val="00E05AB8"/>
    <w:rsid w:val="00E063DD"/>
    <w:rsid w:val="00E07C7F"/>
    <w:rsid w:val="00E07E12"/>
    <w:rsid w:val="00E101EB"/>
    <w:rsid w:val="00E10D66"/>
    <w:rsid w:val="00E12E08"/>
    <w:rsid w:val="00E167A6"/>
    <w:rsid w:val="00E16BBE"/>
    <w:rsid w:val="00E202DC"/>
    <w:rsid w:val="00E20C3F"/>
    <w:rsid w:val="00E221E4"/>
    <w:rsid w:val="00E22C82"/>
    <w:rsid w:val="00E27550"/>
    <w:rsid w:val="00E279AE"/>
    <w:rsid w:val="00E30909"/>
    <w:rsid w:val="00E31217"/>
    <w:rsid w:val="00E31F10"/>
    <w:rsid w:val="00E34D38"/>
    <w:rsid w:val="00E36DF9"/>
    <w:rsid w:val="00E37280"/>
    <w:rsid w:val="00E402A3"/>
    <w:rsid w:val="00E422E0"/>
    <w:rsid w:val="00E427C0"/>
    <w:rsid w:val="00E4356F"/>
    <w:rsid w:val="00E52271"/>
    <w:rsid w:val="00E52CB9"/>
    <w:rsid w:val="00E52E91"/>
    <w:rsid w:val="00E548C0"/>
    <w:rsid w:val="00E5500D"/>
    <w:rsid w:val="00E553BC"/>
    <w:rsid w:val="00E565EB"/>
    <w:rsid w:val="00E61AA2"/>
    <w:rsid w:val="00E66706"/>
    <w:rsid w:val="00E66F69"/>
    <w:rsid w:val="00E672B8"/>
    <w:rsid w:val="00E721BD"/>
    <w:rsid w:val="00E72268"/>
    <w:rsid w:val="00E7427A"/>
    <w:rsid w:val="00E75EE9"/>
    <w:rsid w:val="00E76316"/>
    <w:rsid w:val="00E80C5B"/>
    <w:rsid w:val="00E814AC"/>
    <w:rsid w:val="00E81780"/>
    <w:rsid w:val="00E81976"/>
    <w:rsid w:val="00E81D5D"/>
    <w:rsid w:val="00E81E97"/>
    <w:rsid w:val="00E84455"/>
    <w:rsid w:val="00E86073"/>
    <w:rsid w:val="00E87F61"/>
    <w:rsid w:val="00E920D2"/>
    <w:rsid w:val="00E94094"/>
    <w:rsid w:val="00E94933"/>
    <w:rsid w:val="00E95730"/>
    <w:rsid w:val="00E9689B"/>
    <w:rsid w:val="00E97AA1"/>
    <w:rsid w:val="00EA193D"/>
    <w:rsid w:val="00EA22E1"/>
    <w:rsid w:val="00EA237B"/>
    <w:rsid w:val="00EA2F6F"/>
    <w:rsid w:val="00EA3289"/>
    <w:rsid w:val="00EA39EC"/>
    <w:rsid w:val="00EA3B77"/>
    <w:rsid w:val="00EA7F3C"/>
    <w:rsid w:val="00EB2F83"/>
    <w:rsid w:val="00EB485E"/>
    <w:rsid w:val="00EB5088"/>
    <w:rsid w:val="00EB5C5D"/>
    <w:rsid w:val="00EB7F0A"/>
    <w:rsid w:val="00EC39D9"/>
    <w:rsid w:val="00EC3C88"/>
    <w:rsid w:val="00EC5168"/>
    <w:rsid w:val="00EC51CB"/>
    <w:rsid w:val="00EC5B20"/>
    <w:rsid w:val="00EC61EE"/>
    <w:rsid w:val="00EC6453"/>
    <w:rsid w:val="00EC6D17"/>
    <w:rsid w:val="00ED1387"/>
    <w:rsid w:val="00ED186C"/>
    <w:rsid w:val="00ED3247"/>
    <w:rsid w:val="00ED384E"/>
    <w:rsid w:val="00ED43CB"/>
    <w:rsid w:val="00ED5934"/>
    <w:rsid w:val="00ED5F11"/>
    <w:rsid w:val="00ED6717"/>
    <w:rsid w:val="00EE1074"/>
    <w:rsid w:val="00EE1332"/>
    <w:rsid w:val="00EE14B6"/>
    <w:rsid w:val="00EE2C1D"/>
    <w:rsid w:val="00EE3E20"/>
    <w:rsid w:val="00EE5523"/>
    <w:rsid w:val="00EF13BF"/>
    <w:rsid w:val="00EF222F"/>
    <w:rsid w:val="00EF47BA"/>
    <w:rsid w:val="00EF6549"/>
    <w:rsid w:val="00EF7A5F"/>
    <w:rsid w:val="00F00230"/>
    <w:rsid w:val="00F0229E"/>
    <w:rsid w:val="00F063BF"/>
    <w:rsid w:val="00F074DD"/>
    <w:rsid w:val="00F07B43"/>
    <w:rsid w:val="00F11B74"/>
    <w:rsid w:val="00F129DB"/>
    <w:rsid w:val="00F13AFC"/>
    <w:rsid w:val="00F15677"/>
    <w:rsid w:val="00F20526"/>
    <w:rsid w:val="00F206A1"/>
    <w:rsid w:val="00F22143"/>
    <w:rsid w:val="00F23D70"/>
    <w:rsid w:val="00F24C97"/>
    <w:rsid w:val="00F24D07"/>
    <w:rsid w:val="00F25AC9"/>
    <w:rsid w:val="00F276CC"/>
    <w:rsid w:val="00F3215A"/>
    <w:rsid w:val="00F32B18"/>
    <w:rsid w:val="00F3467E"/>
    <w:rsid w:val="00F365F0"/>
    <w:rsid w:val="00F472D1"/>
    <w:rsid w:val="00F47CAC"/>
    <w:rsid w:val="00F508F0"/>
    <w:rsid w:val="00F51BCA"/>
    <w:rsid w:val="00F53BC2"/>
    <w:rsid w:val="00F54719"/>
    <w:rsid w:val="00F566BF"/>
    <w:rsid w:val="00F5684A"/>
    <w:rsid w:val="00F56E10"/>
    <w:rsid w:val="00F613BE"/>
    <w:rsid w:val="00F63C28"/>
    <w:rsid w:val="00F6489F"/>
    <w:rsid w:val="00F66A94"/>
    <w:rsid w:val="00F66C64"/>
    <w:rsid w:val="00F66E6B"/>
    <w:rsid w:val="00F6738A"/>
    <w:rsid w:val="00F70871"/>
    <w:rsid w:val="00F72385"/>
    <w:rsid w:val="00F725EA"/>
    <w:rsid w:val="00F73611"/>
    <w:rsid w:val="00F74092"/>
    <w:rsid w:val="00F76453"/>
    <w:rsid w:val="00F7747A"/>
    <w:rsid w:val="00F774CC"/>
    <w:rsid w:val="00F80FAF"/>
    <w:rsid w:val="00F84066"/>
    <w:rsid w:val="00F859DA"/>
    <w:rsid w:val="00F85D0D"/>
    <w:rsid w:val="00F85DED"/>
    <w:rsid w:val="00F86458"/>
    <w:rsid w:val="00F90202"/>
    <w:rsid w:val="00F90E61"/>
    <w:rsid w:val="00F91F00"/>
    <w:rsid w:val="00F92C3A"/>
    <w:rsid w:val="00F94634"/>
    <w:rsid w:val="00F9465D"/>
    <w:rsid w:val="00F965B4"/>
    <w:rsid w:val="00FA1CCC"/>
    <w:rsid w:val="00FA2640"/>
    <w:rsid w:val="00FA384C"/>
    <w:rsid w:val="00FA4DB7"/>
    <w:rsid w:val="00FA5367"/>
    <w:rsid w:val="00FA7B70"/>
    <w:rsid w:val="00FB07F4"/>
    <w:rsid w:val="00FB09FC"/>
    <w:rsid w:val="00FB0CEC"/>
    <w:rsid w:val="00FB2698"/>
    <w:rsid w:val="00FB44DE"/>
    <w:rsid w:val="00FB4799"/>
    <w:rsid w:val="00FB5399"/>
    <w:rsid w:val="00FB64E8"/>
    <w:rsid w:val="00FB76FA"/>
    <w:rsid w:val="00FB7C6B"/>
    <w:rsid w:val="00FC017F"/>
    <w:rsid w:val="00FC0B3D"/>
    <w:rsid w:val="00FC0C67"/>
    <w:rsid w:val="00FC1B89"/>
    <w:rsid w:val="00FC2616"/>
    <w:rsid w:val="00FC3213"/>
    <w:rsid w:val="00FC3F8D"/>
    <w:rsid w:val="00FD0BF3"/>
    <w:rsid w:val="00FD0CE1"/>
    <w:rsid w:val="00FD17BA"/>
    <w:rsid w:val="00FD2597"/>
    <w:rsid w:val="00FD2E97"/>
    <w:rsid w:val="00FD47B9"/>
    <w:rsid w:val="00FD4E54"/>
    <w:rsid w:val="00FD5A59"/>
    <w:rsid w:val="00FE0A86"/>
    <w:rsid w:val="00FE1BD0"/>
    <w:rsid w:val="00FE3191"/>
    <w:rsid w:val="00FE49CD"/>
    <w:rsid w:val="00FE50D3"/>
    <w:rsid w:val="00FE6E38"/>
    <w:rsid w:val="00FF1645"/>
    <w:rsid w:val="00FF2286"/>
    <w:rsid w:val="00FF265E"/>
    <w:rsid w:val="00FF4228"/>
    <w:rsid w:val="00FF45C9"/>
    <w:rsid w:val="00FF4E52"/>
    <w:rsid w:val="00FF50D9"/>
    <w:rsid w:val="032DBE55"/>
    <w:rsid w:val="03E83795"/>
    <w:rsid w:val="09FADF40"/>
    <w:rsid w:val="0ACBFF15"/>
    <w:rsid w:val="0BA0175A"/>
    <w:rsid w:val="0E31BE07"/>
    <w:rsid w:val="181ABAAA"/>
    <w:rsid w:val="198AD3AD"/>
    <w:rsid w:val="1B569299"/>
    <w:rsid w:val="1CE58551"/>
    <w:rsid w:val="1E69219B"/>
    <w:rsid w:val="1F381005"/>
    <w:rsid w:val="1F72E812"/>
    <w:rsid w:val="20271045"/>
    <w:rsid w:val="20388267"/>
    <w:rsid w:val="2729F98D"/>
    <w:rsid w:val="282CC476"/>
    <w:rsid w:val="2EBCF3B0"/>
    <w:rsid w:val="2EF3F5B9"/>
    <w:rsid w:val="2F185B0E"/>
    <w:rsid w:val="2F56F057"/>
    <w:rsid w:val="31A840FD"/>
    <w:rsid w:val="32237584"/>
    <w:rsid w:val="33CDF48E"/>
    <w:rsid w:val="356CF410"/>
    <w:rsid w:val="357C78E0"/>
    <w:rsid w:val="360F5B64"/>
    <w:rsid w:val="3B445DDF"/>
    <w:rsid w:val="3D69AF56"/>
    <w:rsid w:val="3D90A682"/>
    <w:rsid w:val="3DFE28AA"/>
    <w:rsid w:val="4452AEF1"/>
    <w:rsid w:val="46D34AE2"/>
    <w:rsid w:val="4803E34A"/>
    <w:rsid w:val="4ACBFF8F"/>
    <w:rsid w:val="4B530D6C"/>
    <w:rsid w:val="4B89925C"/>
    <w:rsid w:val="4BE8C18A"/>
    <w:rsid w:val="4D8FCB81"/>
    <w:rsid w:val="4E470901"/>
    <w:rsid w:val="4F156FB8"/>
    <w:rsid w:val="50E1CF78"/>
    <w:rsid w:val="520EA268"/>
    <w:rsid w:val="53503791"/>
    <w:rsid w:val="5379C474"/>
    <w:rsid w:val="54A88E39"/>
    <w:rsid w:val="55108F87"/>
    <w:rsid w:val="557BBE34"/>
    <w:rsid w:val="573FFE53"/>
    <w:rsid w:val="58F2B52B"/>
    <w:rsid w:val="59BACF98"/>
    <w:rsid w:val="5AC123C8"/>
    <w:rsid w:val="5B28D617"/>
    <w:rsid w:val="5B7EC134"/>
    <w:rsid w:val="5C2CFEE0"/>
    <w:rsid w:val="5C96D93F"/>
    <w:rsid w:val="5D6D70F8"/>
    <w:rsid w:val="5DA00913"/>
    <w:rsid w:val="5E3A4CFD"/>
    <w:rsid w:val="62340E2C"/>
    <w:rsid w:val="659E9EF6"/>
    <w:rsid w:val="66403ADB"/>
    <w:rsid w:val="67BD0363"/>
    <w:rsid w:val="68D589AE"/>
    <w:rsid w:val="6E2490A8"/>
    <w:rsid w:val="72C40494"/>
    <w:rsid w:val="732B907E"/>
    <w:rsid w:val="7528D2AC"/>
    <w:rsid w:val="75D70648"/>
    <w:rsid w:val="7656B599"/>
    <w:rsid w:val="77E01A7A"/>
    <w:rsid w:val="794DE8DE"/>
    <w:rsid w:val="797AA75E"/>
    <w:rsid w:val="799226E2"/>
    <w:rsid w:val="79BD8669"/>
    <w:rsid w:val="7AB6F8BA"/>
    <w:rsid w:val="7C9A95E0"/>
    <w:rsid w:val="7CCC8EA1"/>
    <w:rsid w:val="7D35E4C2"/>
    <w:rsid w:val="7D87D4FC"/>
    <w:rsid w:val="7EBFFAD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34698"/>
  <w15:chartTrackingRefBased/>
  <w15:docId w15:val="{C8CA4F09-A03C-4A35-9BFB-8A6D1C20D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E69"/>
  </w:style>
  <w:style w:type="paragraph" w:styleId="Ttulo1">
    <w:name w:val="heading 1"/>
    <w:aliases w:val="1.1."/>
    <w:basedOn w:val="paragraph"/>
    <w:next w:val="Normal"/>
    <w:link w:val="Ttulo1Char"/>
    <w:qFormat/>
    <w:rsid w:val="008B0818"/>
    <w:pPr>
      <w:numPr>
        <w:ilvl w:val="1"/>
        <w:numId w:val="1"/>
      </w:numPr>
      <w:spacing w:before="0" w:beforeAutospacing="0" w:after="0" w:afterAutospacing="0" w:line="320" w:lineRule="exact"/>
      <w:ind w:left="851" w:hanging="425"/>
      <w:jc w:val="both"/>
      <w:textAlignment w:val="baseline"/>
      <w:outlineLvl w:val="0"/>
    </w:pPr>
    <w:rPr>
      <w:rFonts w:eastAsia="MS Mincho"/>
    </w:rPr>
  </w:style>
  <w:style w:type="paragraph" w:styleId="Ttulo2">
    <w:name w:val="heading 2"/>
    <w:aliases w:val="1.1.1."/>
    <w:basedOn w:val="Ttulo1"/>
    <w:next w:val="Normal"/>
    <w:link w:val="Ttulo2Char"/>
    <w:unhideWhenUsed/>
    <w:qFormat/>
    <w:rsid w:val="00DB2DA1"/>
    <w:pPr>
      <w:numPr>
        <w:ilvl w:val="2"/>
      </w:numPr>
      <w:ind w:right="-20"/>
      <w:outlineLvl w:val="1"/>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17AA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17AAC"/>
  </w:style>
  <w:style w:type="paragraph" w:styleId="Rodap">
    <w:name w:val="footer"/>
    <w:basedOn w:val="Normal"/>
    <w:link w:val="RodapChar"/>
    <w:uiPriority w:val="99"/>
    <w:unhideWhenUsed/>
    <w:rsid w:val="00317AAC"/>
    <w:pPr>
      <w:tabs>
        <w:tab w:val="center" w:pos="4252"/>
        <w:tab w:val="right" w:pos="8504"/>
      </w:tabs>
      <w:spacing w:after="0" w:line="240" w:lineRule="auto"/>
    </w:pPr>
  </w:style>
  <w:style w:type="character" w:customStyle="1" w:styleId="RodapChar">
    <w:name w:val="Rodapé Char"/>
    <w:basedOn w:val="Fontepargpadro"/>
    <w:link w:val="Rodap"/>
    <w:uiPriority w:val="99"/>
    <w:rsid w:val="00317AAC"/>
  </w:style>
  <w:style w:type="paragraph" w:customStyle="1" w:styleId="xmsonormal">
    <w:name w:val="x_msonormal"/>
    <w:basedOn w:val="Normal"/>
    <w:rsid w:val="001B531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F17F6"/>
    <w:rPr>
      <w:b/>
      <w:bCs/>
    </w:rPr>
  </w:style>
  <w:style w:type="paragraph" w:styleId="Textodenotaderodap">
    <w:name w:val="footnote text"/>
    <w:basedOn w:val="Normal"/>
    <w:link w:val="TextodenotaderodapChar"/>
    <w:uiPriority w:val="99"/>
    <w:semiHidden/>
    <w:unhideWhenUsed/>
    <w:rsid w:val="00AF226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F226A"/>
    <w:rPr>
      <w:sz w:val="20"/>
      <w:szCs w:val="20"/>
    </w:rPr>
  </w:style>
  <w:style w:type="character" w:styleId="Refdenotaderodap">
    <w:name w:val="footnote reference"/>
    <w:basedOn w:val="Fontepargpadro"/>
    <w:uiPriority w:val="99"/>
    <w:semiHidden/>
    <w:unhideWhenUsed/>
    <w:rsid w:val="00AF226A"/>
    <w:rPr>
      <w:vertAlign w:val="superscript"/>
    </w:rPr>
  </w:style>
  <w:style w:type="paragraph" w:styleId="NormalWeb">
    <w:name w:val="Normal (Web)"/>
    <w:basedOn w:val="Normal"/>
    <w:uiPriority w:val="99"/>
    <w:unhideWhenUsed/>
    <w:rsid w:val="00AF226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xcerpt">
    <w:name w:val="excerpt"/>
    <w:basedOn w:val="Normal"/>
    <w:rsid w:val="00EA2F6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EA2F6F"/>
    <w:pPr>
      <w:ind w:left="720"/>
      <w:contextualSpacing/>
    </w:pPr>
    <w:rPr>
      <w:rFonts w:ascii="Calibri" w:eastAsia="Calibri" w:hAnsi="Calibri" w:cs="Times New Roman"/>
    </w:rPr>
  </w:style>
  <w:style w:type="table" w:styleId="Tabelacomgrade">
    <w:name w:val="Table Grid"/>
    <w:basedOn w:val="Tabelanormal"/>
    <w:uiPriority w:val="39"/>
    <w:rsid w:val="008D1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4547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argrafopadro">
    <w:name w:val="Parágrafo padrão"/>
    <w:basedOn w:val="Normal"/>
    <w:link w:val="PargrafopadroChar"/>
    <w:qFormat/>
    <w:rsid w:val="002D569C"/>
    <w:pPr>
      <w:spacing w:line="264" w:lineRule="auto"/>
      <w:jc w:val="both"/>
    </w:pPr>
    <w:rPr>
      <w:rFonts w:asciiTheme="majorHAnsi" w:eastAsia="Times New Roman" w:hAnsiTheme="majorHAnsi" w:cs="Segoe UI"/>
      <w:sz w:val="21"/>
      <w:szCs w:val="23"/>
      <w:lang w:eastAsia="pt-BR"/>
    </w:rPr>
  </w:style>
  <w:style w:type="character" w:customStyle="1" w:styleId="PargrafopadroChar">
    <w:name w:val="Parágrafo padrão Char"/>
    <w:basedOn w:val="Fontepargpadro"/>
    <w:link w:val="Pargrafopadro"/>
    <w:rsid w:val="002D569C"/>
    <w:rPr>
      <w:rFonts w:asciiTheme="majorHAnsi" w:eastAsia="Times New Roman" w:hAnsiTheme="majorHAnsi" w:cs="Segoe UI"/>
      <w:sz w:val="21"/>
      <w:szCs w:val="23"/>
      <w:lang w:eastAsia="pt-BR"/>
    </w:rPr>
  </w:style>
  <w:style w:type="paragraph" w:styleId="Reviso">
    <w:name w:val="Revision"/>
    <w:hidden/>
    <w:uiPriority w:val="99"/>
    <w:semiHidden/>
    <w:rsid w:val="001B7959"/>
    <w:pPr>
      <w:spacing w:after="0" w:line="240" w:lineRule="auto"/>
    </w:pPr>
  </w:style>
  <w:style w:type="table" w:customStyle="1" w:styleId="SimplesTabela21">
    <w:name w:val="Simples Tabela 21"/>
    <w:basedOn w:val="Tabelanormal"/>
    <w:uiPriority w:val="42"/>
    <w:rsid w:val="003D37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Refdecomentrio">
    <w:name w:val="annotation reference"/>
    <w:basedOn w:val="Fontepargpadro"/>
    <w:uiPriority w:val="99"/>
    <w:semiHidden/>
    <w:unhideWhenUsed/>
    <w:rsid w:val="00A06ADF"/>
    <w:rPr>
      <w:sz w:val="16"/>
      <w:szCs w:val="16"/>
    </w:rPr>
  </w:style>
  <w:style w:type="paragraph" w:styleId="Textodecomentrio">
    <w:name w:val="annotation text"/>
    <w:basedOn w:val="Normal"/>
    <w:link w:val="TextodecomentrioChar"/>
    <w:uiPriority w:val="99"/>
    <w:unhideWhenUsed/>
    <w:rsid w:val="00A06ADF"/>
    <w:pPr>
      <w:spacing w:line="240" w:lineRule="auto"/>
    </w:pPr>
    <w:rPr>
      <w:sz w:val="20"/>
      <w:szCs w:val="20"/>
    </w:rPr>
  </w:style>
  <w:style w:type="character" w:customStyle="1" w:styleId="TextodecomentrioChar">
    <w:name w:val="Texto de comentário Char"/>
    <w:basedOn w:val="Fontepargpadro"/>
    <w:link w:val="Textodecomentrio"/>
    <w:uiPriority w:val="99"/>
    <w:rsid w:val="00A06ADF"/>
    <w:rPr>
      <w:sz w:val="20"/>
      <w:szCs w:val="20"/>
    </w:rPr>
  </w:style>
  <w:style w:type="paragraph" w:styleId="Assuntodocomentrio">
    <w:name w:val="annotation subject"/>
    <w:basedOn w:val="Textodecomentrio"/>
    <w:next w:val="Textodecomentrio"/>
    <w:link w:val="AssuntodocomentrioChar"/>
    <w:uiPriority w:val="99"/>
    <w:semiHidden/>
    <w:unhideWhenUsed/>
    <w:rsid w:val="00A06ADF"/>
    <w:rPr>
      <w:b/>
      <w:bCs/>
    </w:rPr>
  </w:style>
  <w:style w:type="character" w:customStyle="1" w:styleId="AssuntodocomentrioChar">
    <w:name w:val="Assunto do comentário Char"/>
    <w:basedOn w:val="TextodecomentrioChar"/>
    <w:link w:val="Assuntodocomentrio"/>
    <w:uiPriority w:val="99"/>
    <w:semiHidden/>
    <w:rsid w:val="00A06ADF"/>
    <w:rPr>
      <w:b/>
      <w:bCs/>
      <w:sz w:val="20"/>
      <w:szCs w:val="20"/>
    </w:rPr>
  </w:style>
  <w:style w:type="paragraph" w:customStyle="1" w:styleId="1">
    <w:name w:val="1."/>
    <w:basedOn w:val="PargrafodaLista"/>
    <w:qFormat/>
    <w:rsid w:val="008F6585"/>
    <w:pPr>
      <w:numPr>
        <w:numId w:val="1"/>
      </w:numPr>
      <w:spacing w:after="0" w:line="320" w:lineRule="exact"/>
      <w:ind w:right="-1"/>
      <w:jc w:val="both"/>
    </w:pPr>
    <w:rPr>
      <w:rFonts w:ascii="Times New Roman" w:eastAsia="Times New Roman" w:hAnsi="Times New Roman"/>
      <w:b/>
      <w:bCs/>
      <w:smallCaps/>
      <w:sz w:val="24"/>
      <w:szCs w:val="24"/>
      <w:lang w:eastAsia="pt-BR"/>
    </w:rPr>
  </w:style>
  <w:style w:type="paragraph" w:customStyle="1" w:styleId="paragraph">
    <w:name w:val="paragraph"/>
    <w:basedOn w:val="Normal"/>
    <w:rsid w:val="00970DC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basedOn w:val="Fontepargpadro"/>
    <w:rsid w:val="00970DC1"/>
  </w:style>
  <w:style w:type="character" w:customStyle="1" w:styleId="eop">
    <w:name w:val="eop"/>
    <w:basedOn w:val="Fontepargpadro"/>
    <w:rsid w:val="00970DC1"/>
  </w:style>
  <w:style w:type="character" w:styleId="Meno">
    <w:name w:val="Mention"/>
    <w:basedOn w:val="Fontepargpadro"/>
    <w:uiPriority w:val="99"/>
    <w:unhideWhenUsed/>
    <w:rsid w:val="004114F3"/>
    <w:rPr>
      <w:color w:val="2B579A"/>
      <w:shd w:val="clear" w:color="auto" w:fill="E1DFDD"/>
    </w:rPr>
  </w:style>
  <w:style w:type="character" w:customStyle="1" w:styleId="Ttulo1Char">
    <w:name w:val="Título 1 Char"/>
    <w:aliases w:val="1.1. Char"/>
    <w:basedOn w:val="Fontepargpadro"/>
    <w:link w:val="Ttulo1"/>
    <w:rsid w:val="00BA2FEC"/>
    <w:rPr>
      <w:rFonts w:ascii="Times New Roman" w:eastAsia="MS Mincho" w:hAnsi="Times New Roman" w:cs="Times New Roman"/>
      <w:sz w:val="24"/>
      <w:szCs w:val="24"/>
      <w:lang w:eastAsia="pt-BR"/>
    </w:rPr>
  </w:style>
  <w:style w:type="character" w:customStyle="1" w:styleId="Ttulo2Char">
    <w:name w:val="Título 2 Char"/>
    <w:aliases w:val="1.1.1. Char"/>
    <w:basedOn w:val="Fontepargpadro"/>
    <w:link w:val="Ttulo2"/>
    <w:rsid w:val="00DB2DA1"/>
    <w:rPr>
      <w:rFonts w:ascii="Times New Roman" w:eastAsia="MS Mincho" w:hAnsi="Times New Roman" w:cs="Times New Roman"/>
      <w:sz w:val="24"/>
      <w:szCs w:val="24"/>
      <w:lang w:eastAsia="pt-BR"/>
    </w:rPr>
  </w:style>
  <w:style w:type="character" w:styleId="Hyperlink">
    <w:name w:val="Hyperlink"/>
    <w:basedOn w:val="Fontepargpadro"/>
    <w:uiPriority w:val="99"/>
    <w:unhideWhenUsed/>
    <w:rsid w:val="00DD3F2C"/>
    <w:rPr>
      <w:color w:val="0563C1" w:themeColor="hyperlink"/>
      <w:u w:val="single"/>
    </w:rPr>
  </w:style>
  <w:style w:type="character" w:styleId="MenoPendente">
    <w:name w:val="Unresolved Mention"/>
    <w:basedOn w:val="Fontepargpadro"/>
    <w:uiPriority w:val="99"/>
    <w:semiHidden/>
    <w:unhideWhenUsed/>
    <w:rsid w:val="00DD3F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0216">
      <w:bodyDiv w:val="1"/>
      <w:marLeft w:val="0"/>
      <w:marRight w:val="0"/>
      <w:marTop w:val="0"/>
      <w:marBottom w:val="0"/>
      <w:divBdr>
        <w:top w:val="none" w:sz="0" w:space="0" w:color="auto"/>
        <w:left w:val="none" w:sz="0" w:space="0" w:color="auto"/>
        <w:bottom w:val="none" w:sz="0" w:space="0" w:color="auto"/>
        <w:right w:val="none" w:sz="0" w:space="0" w:color="auto"/>
      </w:divBdr>
      <w:divsChild>
        <w:div w:id="792331391">
          <w:marLeft w:val="-225"/>
          <w:marRight w:val="-225"/>
          <w:marTop w:val="0"/>
          <w:marBottom w:val="0"/>
          <w:divBdr>
            <w:top w:val="none" w:sz="0" w:space="0" w:color="auto"/>
            <w:left w:val="none" w:sz="0" w:space="0" w:color="auto"/>
            <w:bottom w:val="none" w:sz="0" w:space="0" w:color="auto"/>
            <w:right w:val="none" w:sz="0" w:space="0" w:color="auto"/>
          </w:divBdr>
          <w:divsChild>
            <w:div w:id="14354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616">
      <w:bodyDiv w:val="1"/>
      <w:marLeft w:val="0"/>
      <w:marRight w:val="0"/>
      <w:marTop w:val="0"/>
      <w:marBottom w:val="0"/>
      <w:divBdr>
        <w:top w:val="none" w:sz="0" w:space="0" w:color="auto"/>
        <w:left w:val="none" w:sz="0" w:space="0" w:color="auto"/>
        <w:bottom w:val="none" w:sz="0" w:space="0" w:color="auto"/>
        <w:right w:val="none" w:sz="0" w:space="0" w:color="auto"/>
      </w:divBdr>
    </w:div>
    <w:div w:id="187834402">
      <w:bodyDiv w:val="1"/>
      <w:marLeft w:val="0"/>
      <w:marRight w:val="0"/>
      <w:marTop w:val="0"/>
      <w:marBottom w:val="0"/>
      <w:divBdr>
        <w:top w:val="none" w:sz="0" w:space="0" w:color="auto"/>
        <w:left w:val="none" w:sz="0" w:space="0" w:color="auto"/>
        <w:bottom w:val="none" w:sz="0" w:space="0" w:color="auto"/>
        <w:right w:val="none" w:sz="0" w:space="0" w:color="auto"/>
      </w:divBdr>
    </w:div>
    <w:div w:id="335308492">
      <w:bodyDiv w:val="1"/>
      <w:marLeft w:val="0"/>
      <w:marRight w:val="0"/>
      <w:marTop w:val="0"/>
      <w:marBottom w:val="0"/>
      <w:divBdr>
        <w:top w:val="none" w:sz="0" w:space="0" w:color="auto"/>
        <w:left w:val="none" w:sz="0" w:space="0" w:color="auto"/>
        <w:bottom w:val="none" w:sz="0" w:space="0" w:color="auto"/>
        <w:right w:val="none" w:sz="0" w:space="0" w:color="auto"/>
      </w:divBdr>
    </w:div>
    <w:div w:id="389036461">
      <w:bodyDiv w:val="1"/>
      <w:marLeft w:val="0"/>
      <w:marRight w:val="0"/>
      <w:marTop w:val="0"/>
      <w:marBottom w:val="0"/>
      <w:divBdr>
        <w:top w:val="none" w:sz="0" w:space="0" w:color="auto"/>
        <w:left w:val="none" w:sz="0" w:space="0" w:color="auto"/>
        <w:bottom w:val="none" w:sz="0" w:space="0" w:color="auto"/>
        <w:right w:val="none" w:sz="0" w:space="0" w:color="auto"/>
      </w:divBdr>
    </w:div>
    <w:div w:id="439379273">
      <w:bodyDiv w:val="1"/>
      <w:marLeft w:val="0"/>
      <w:marRight w:val="0"/>
      <w:marTop w:val="0"/>
      <w:marBottom w:val="0"/>
      <w:divBdr>
        <w:top w:val="none" w:sz="0" w:space="0" w:color="auto"/>
        <w:left w:val="none" w:sz="0" w:space="0" w:color="auto"/>
        <w:bottom w:val="none" w:sz="0" w:space="0" w:color="auto"/>
        <w:right w:val="none" w:sz="0" w:space="0" w:color="auto"/>
      </w:divBdr>
    </w:div>
    <w:div w:id="472913426">
      <w:bodyDiv w:val="1"/>
      <w:marLeft w:val="0"/>
      <w:marRight w:val="0"/>
      <w:marTop w:val="0"/>
      <w:marBottom w:val="0"/>
      <w:divBdr>
        <w:top w:val="none" w:sz="0" w:space="0" w:color="auto"/>
        <w:left w:val="none" w:sz="0" w:space="0" w:color="auto"/>
        <w:bottom w:val="none" w:sz="0" w:space="0" w:color="auto"/>
        <w:right w:val="none" w:sz="0" w:space="0" w:color="auto"/>
      </w:divBdr>
    </w:div>
    <w:div w:id="488836129">
      <w:bodyDiv w:val="1"/>
      <w:marLeft w:val="0"/>
      <w:marRight w:val="0"/>
      <w:marTop w:val="0"/>
      <w:marBottom w:val="0"/>
      <w:divBdr>
        <w:top w:val="none" w:sz="0" w:space="0" w:color="auto"/>
        <w:left w:val="none" w:sz="0" w:space="0" w:color="auto"/>
        <w:bottom w:val="none" w:sz="0" w:space="0" w:color="auto"/>
        <w:right w:val="none" w:sz="0" w:space="0" w:color="auto"/>
      </w:divBdr>
    </w:div>
    <w:div w:id="554853735">
      <w:bodyDiv w:val="1"/>
      <w:marLeft w:val="0"/>
      <w:marRight w:val="0"/>
      <w:marTop w:val="0"/>
      <w:marBottom w:val="0"/>
      <w:divBdr>
        <w:top w:val="none" w:sz="0" w:space="0" w:color="auto"/>
        <w:left w:val="none" w:sz="0" w:space="0" w:color="auto"/>
        <w:bottom w:val="none" w:sz="0" w:space="0" w:color="auto"/>
        <w:right w:val="none" w:sz="0" w:space="0" w:color="auto"/>
      </w:divBdr>
    </w:div>
    <w:div w:id="665591802">
      <w:bodyDiv w:val="1"/>
      <w:marLeft w:val="0"/>
      <w:marRight w:val="0"/>
      <w:marTop w:val="0"/>
      <w:marBottom w:val="0"/>
      <w:divBdr>
        <w:top w:val="none" w:sz="0" w:space="0" w:color="auto"/>
        <w:left w:val="none" w:sz="0" w:space="0" w:color="auto"/>
        <w:bottom w:val="none" w:sz="0" w:space="0" w:color="auto"/>
        <w:right w:val="none" w:sz="0" w:space="0" w:color="auto"/>
      </w:divBdr>
    </w:div>
    <w:div w:id="693311388">
      <w:bodyDiv w:val="1"/>
      <w:marLeft w:val="0"/>
      <w:marRight w:val="0"/>
      <w:marTop w:val="0"/>
      <w:marBottom w:val="0"/>
      <w:divBdr>
        <w:top w:val="none" w:sz="0" w:space="0" w:color="auto"/>
        <w:left w:val="none" w:sz="0" w:space="0" w:color="auto"/>
        <w:bottom w:val="none" w:sz="0" w:space="0" w:color="auto"/>
        <w:right w:val="none" w:sz="0" w:space="0" w:color="auto"/>
      </w:divBdr>
    </w:div>
    <w:div w:id="747044965">
      <w:bodyDiv w:val="1"/>
      <w:marLeft w:val="0"/>
      <w:marRight w:val="0"/>
      <w:marTop w:val="0"/>
      <w:marBottom w:val="0"/>
      <w:divBdr>
        <w:top w:val="none" w:sz="0" w:space="0" w:color="auto"/>
        <w:left w:val="none" w:sz="0" w:space="0" w:color="auto"/>
        <w:bottom w:val="none" w:sz="0" w:space="0" w:color="auto"/>
        <w:right w:val="none" w:sz="0" w:space="0" w:color="auto"/>
      </w:divBdr>
    </w:div>
    <w:div w:id="761872696">
      <w:bodyDiv w:val="1"/>
      <w:marLeft w:val="0"/>
      <w:marRight w:val="0"/>
      <w:marTop w:val="0"/>
      <w:marBottom w:val="0"/>
      <w:divBdr>
        <w:top w:val="none" w:sz="0" w:space="0" w:color="auto"/>
        <w:left w:val="none" w:sz="0" w:space="0" w:color="auto"/>
        <w:bottom w:val="none" w:sz="0" w:space="0" w:color="auto"/>
        <w:right w:val="none" w:sz="0" w:space="0" w:color="auto"/>
      </w:divBdr>
      <w:divsChild>
        <w:div w:id="1232739713">
          <w:marLeft w:val="0"/>
          <w:marRight w:val="0"/>
          <w:marTop w:val="0"/>
          <w:marBottom w:val="0"/>
          <w:divBdr>
            <w:top w:val="none" w:sz="0" w:space="0" w:color="auto"/>
            <w:left w:val="none" w:sz="0" w:space="0" w:color="auto"/>
            <w:bottom w:val="none" w:sz="0" w:space="0" w:color="auto"/>
            <w:right w:val="none" w:sz="0" w:space="0" w:color="auto"/>
          </w:divBdr>
        </w:div>
        <w:div w:id="2128086728">
          <w:marLeft w:val="0"/>
          <w:marRight w:val="0"/>
          <w:marTop w:val="0"/>
          <w:marBottom w:val="0"/>
          <w:divBdr>
            <w:top w:val="none" w:sz="0" w:space="0" w:color="auto"/>
            <w:left w:val="none" w:sz="0" w:space="0" w:color="auto"/>
            <w:bottom w:val="none" w:sz="0" w:space="0" w:color="auto"/>
            <w:right w:val="none" w:sz="0" w:space="0" w:color="auto"/>
          </w:divBdr>
        </w:div>
      </w:divsChild>
    </w:div>
    <w:div w:id="857039361">
      <w:bodyDiv w:val="1"/>
      <w:marLeft w:val="0"/>
      <w:marRight w:val="0"/>
      <w:marTop w:val="0"/>
      <w:marBottom w:val="0"/>
      <w:divBdr>
        <w:top w:val="none" w:sz="0" w:space="0" w:color="auto"/>
        <w:left w:val="none" w:sz="0" w:space="0" w:color="auto"/>
        <w:bottom w:val="none" w:sz="0" w:space="0" w:color="auto"/>
        <w:right w:val="none" w:sz="0" w:space="0" w:color="auto"/>
      </w:divBdr>
    </w:div>
    <w:div w:id="868447051">
      <w:bodyDiv w:val="1"/>
      <w:marLeft w:val="0"/>
      <w:marRight w:val="0"/>
      <w:marTop w:val="0"/>
      <w:marBottom w:val="0"/>
      <w:divBdr>
        <w:top w:val="none" w:sz="0" w:space="0" w:color="auto"/>
        <w:left w:val="none" w:sz="0" w:space="0" w:color="auto"/>
        <w:bottom w:val="none" w:sz="0" w:space="0" w:color="auto"/>
        <w:right w:val="none" w:sz="0" w:space="0" w:color="auto"/>
      </w:divBdr>
    </w:div>
    <w:div w:id="954941868">
      <w:bodyDiv w:val="1"/>
      <w:marLeft w:val="0"/>
      <w:marRight w:val="0"/>
      <w:marTop w:val="0"/>
      <w:marBottom w:val="0"/>
      <w:divBdr>
        <w:top w:val="none" w:sz="0" w:space="0" w:color="auto"/>
        <w:left w:val="none" w:sz="0" w:space="0" w:color="auto"/>
        <w:bottom w:val="none" w:sz="0" w:space="0" w:color="auto"/>
        <w:right w:val="none" w:sz="0" w:space="0" w:color="auto"/>
      </w:divBdr>
    </w:div>
    <w:div w:id="967709869">
      <w:bodyDiv w:val="1"/>
      <w:marLeft w:val="0"/>
      <w:marRight w:val="0"/>
      <w:marTop w:val="0"/>
      <w:marBottom w:val="0"/>
      <w:divBdr>
        <w:top w:val="none" w:sz="0" w:space="0" w:color="auto"/>
        <w:left w:val="none" w:sz="0" w:space="0" w:color="auto"/>
        <w:bottom w:val="none" w:sz="0" w:space="0" w:color="auto"/>
        <w:right w:val="none" w:sz="0" w:space="0" w:color="auto"/>
      </w:divBdr>
      <w:divsChild>
        <w:div w:id="1320034896">
          <w:marLeft w:val="0"/>
          <w:marRight w:val="0"/>
          <w:marTop w:val="0"/>
          <w:marBottom w:val="0"/>
          <w:divBdr>
            <w:top w:val="none" w:sz="0" w:space="0" w:color="auto"/>
            <w:left w:val="none" w:sz="0" w:space="0" w:color="auto"/>
            <w:bottom w:val="none" w:sz="0" w:space="0" w:color="auto"/>
            <w:right w:val="none" w:sz="0" w:space="0" w:color="auto"/>
          </w:divBdr>
        </w:div>
        <w:div w:id="1530756010">
          <w:marLeft w:val="0"/>
          <w:marRight w:val="0"/>
          <w:marTop w:val="0"/>
          <w:marBottom w:val="0"/>
          <w:divBdr>
            <w:top w:val="none" w:sz="0" w:space="0" w:color="auto"/>
            <w:left w:val="none" w:sz="0" w:space="0" w:color="auto"/>
            <w:bottom w:val="none" w:sz="0" w:space="0" w:color="auto"/>
            <w:right w:val="none" w:sz="0" w:space="0" w:color="auto"/>
          </w:divBdr>
        </w:div>
        <w:div w:id="1556161613">
          <w:marLeft w:val="0"/>
          <w:marRight w:val="0"/>
          <w:marTop w:val="0"/>
          <w:marBottom w:val="0"/>
          <w:divBdr>
            <w:top w:val="none" w:sz="0" w:space="0" w:color="auto"/>
            <w:left w:val="none" w:sz="0" w:space="0" w:color="auto"/>
            <w:bottom w:val="none" w:sz="0" w:space="0" w:color="auto"/>
            <w:right w:val="none" w:sz="0" w:space="0" w:color="auto"/>
          </w:divBdr>
        </w:div>
      </w:divsChild>
    </w:div>
    <w:div w:id="997851232">
      <w:bodyDiv w:val="1"/>
      <w:marLeft w:val="0"/>
      <w:marRight w:val="0"/>
      <w:marTop w:val="0"/>
      <w:marBottom w:val="0"/>
      <w:divBdr>
        <w:top w:val="none" w:sz="0" w:space="0" w:color="auto"/>
        <w:left w:val="none" w:sz="0" w:space="0" w:color="auto"/>
        <w:bottom w:val="none" w:sz="0" w:space="0" w:color="auto"/>
        <w:right w:val="none" w:sz="0" w:space="0" w:color="auto"/>
      </w:divBdr>
    </w:div>
    <w:div w:id="1120802953">
      <w:bodyDiv w:val="1"/>
      <w:marLeft w:val="0"/>
      <w:marRight w:val="0"/>
      <w:marTop w:val="0"/>
      <w:marBottom w:val="0"/>
      <w:divBdr>
        <w:top w:val="none" w:sz="0" w:space="0" w:color="auto"/>
        <w:left w:val="none" w:sz="0" w:space="0" w:color="auto"/>
        <w:bottom w:val="none" w:sz="0" w:space="0" w:color="auto"/>
        <w:right w:val="none" w:sz="0" w:space="0" w:color="auto"/>
      </w:divBdr>
    </w:div>
    <w:div w:id="1300187063">
      <w:bodyDiv w:val="1"/>
      <w:marLeft w:val="0"/>
      <w:marRight w:val="0"/>
      <w:marTop w:val="0"/>
      <w:marBottom w:val="0"/>
      <w:divBdr>
        <w:top w:val="none" w:sz="0" w:space="0" w:color="auto"/>
        <w:left w:val="none" w:sz="0" w:space="0" w:color="auto"/>
        <w:bottom w:val="none" w:sz="0" w:space="0" w:color="auto"/>
        <w:right w:val="none" w:sz="0" w:space="0" w:color="auto"/>
      </w:divBdr>
      <w:divsChild>
        <w:div w:id="900604956">
          <w:marLeft w:val="0"/>
          <w:marRight w:val="0"/>
          <w:marTop w:val="0"/>
          <w:marBottom w:val="0"/>
          <w:divBdr>
            <w:top w:val="none" w:sz="0" w:space="0" w:color="auto"/>
            <w:left w:val="none" w:sz="0" w:space="0" w:color="auto"/>
            <w:bottom w:val="none" w:sz="0" w:space="0" w:color="auto"/>
            <w:right w:val="none" w:sz="0" w:space="0" w:color="auto"/>
          </w:divBdr>
        </w:div>
      </w:divsChild>
    </w:div>
    <w:div w:id="1314287892">
      <w:bodyDiv w:val="1"/>
      <w:marLeft w:val="0"/>
      <w:marRight w:val="0"/>
      <w:marTop w:val="0"/>
      <w:marBottom w:val="0"/>
      <w:divBdr>
        <w:top w:val="none" w:sz="0" w:space="0" w:color="auto"/>
        <w:left w:val="none" w:sz="0" w:space="0" w:color="auto"/>
        <w:bottom w:val="none" w:sz="0" w:space="0" w:color="auto"/>
        <w:right w:val="none" w:sz="0" w:space="0" w:color="auto"/>
      </w:divBdr>
    </w:div>
    <w:div w:id="1328099384">
      <w:bodyDiv w:val="1"/>
      <w:marLeft w:val="0"/>
      <w:marRight w:val="0"/>
      <w:marTop w:val="0"/>
      <w:marBottom w:val="0"/>
      <w:divBdr>
        <w:top w:val="none" w:sz="0" w:space="0" w:color="auto"/>
        <w:left w:val="none" w:sz="0" w:space="0" w:color="auto"/>
        <w:bottom w:val="none" w:sz="0" w:space="0" w:color="auto"/>
        <w:right w:val="none" w:sz="0" w:space="0" w:color="auto"/>
      </w:divBdr>
    </w:div>
    <w:div w:id="1399937451">
      <w:bodyDiv w:val="1"/>
      <w:marLeft w:val="0"/>
      <w:marRight w:val="0"/>
      <w:marTop w:val="0"/>
      <w:marBottom w:val="0"/>
      <w:divBdr>
        <w:top w:val="none" w:sz="0" w:space="0" w:color="auto"/>
        <w:left w:val="none" w:sz="0" w:space="0" w:color="auto"/>
        <w:bottom w:val="none" w:sz="0" w:space="0" w:color="auto"/>
        <w:right w:val="none" w:sz="0" w:space="0" w:color="auto"/>
      </w:divBdr>
    </w:div>
    <w:div w:id="1409423056">
      <w:bodyDiv w:val="1"/>
      <w:marLeft w:val="0"/>
      <w:marRight w:val="0"/>
      <w:marTop w:val="0"/>
      <w:marBottom w:val="0"/>
      <w:divBdr>
        <w:top w:val="none" w:sz="0" w:space="0" w:color="auto"/>
        <w:left w:val="none" w:sz="0" w:space="0" w:color="auto"/>
        <w:bottom w:val="none" w:sz="0" w:space="0" w:color="auto"/>
        <w:right w:val="none" w:sz="0" w:space="0" w:color="auto"/>
      </w:divBdr>
    </w:div>
    <w:div w:id="1428312145">
      <w:bodyDiv w:val="1"/>
      <w:marLeft w:val="0"/>
      <w:marRight w:val="0"/>
      <w:marTop w:val="0"/>
      <w:marBottom w:val="0"/>
      <w:divBdr>
        <w:top w:val="none" w:sz="0" w:space="0" w:color="auto"/>
        <w:left w:val="none" w:sz="0" w:space="0" w:color="auto"/>
        <w:bottom w:val="none" w:sz="0" w:space="0" w:color="auto"/>
        <w:right w:val="none" w:sz="0" w:space="0" w:color="auto"/>
      </w:divBdr>
      <w:divsChild>
        <w:div w:id="82648655">
          <w:marLeft w:val="0"/>
          <w:marRight w:val="0"/>
          <w:marTop w:val="0"/>
          <w:marBottom w:val="0"/>
          <w:divBdr>
            <w:top w:val="none" w:sz="0" w:space="0" w:color="auto"/>
            <w:left w:val="none" w:sz="0" w:space="0" w:color="auto"/>
            <w:bottom w:val="none" w:sz="0" w:space="0" w:color="auto"/>
            <w:right w:val="none" w:sz="0" w:space="0" w:color="auto"/>
          </w:divBdr>
        </w:div>
        <w:div w:id="729813873">
          <w:marLeft w:val="0"/>
          <w:marRight w:val="0"/>
          <w:marTop w:val="0"/>
          <w:marBottom w:val="0"/>
          <w:divBdr>
            <w:top w:val="none" w:sz="0" w:space="0" w:color="auto"/>
            <w:left w:val="none" w:sz="0" w:space="0" w:color="auto"/>
            <w:bottom w:val="none" w:sz="0" w:space="0" w:color="auto"/>
            <w:right w:val="none" w:sz="0" w:space="0" w:color="auto"/>
          </w:divBdr>
        </w:div>
        <w:div w:id="1656907609">
          <w:marLeft w:val="0"/>
          <w:marRight w:val="0"/>
          <w:marTop w:val="0"/>
          <w:marBottom w:val="0"/>
          <w:divBdr>
            <w:top w:val="none" w:sz="0" w:space="0" w:color="auto"/>
            <w:left w:val="none" w:sz="0" w:space="0" w:color="auto"/>
            <w:bottom w:val="none" w:sz="0" w:space="0" w:color="auto"/>
            <w:right w:val="none" w:sz="0" w:space="0" w:color="auto"/>
          </w:divBdr>
        </w:div>
      </w:divsChild>
    </w:div>
    <w:div w:id="1570387705">
      <w:bodyDiv w:val="1"/>
      <w:marLeft w:val="0"/>
      <w:marRight w:val="0"/>
      <w:marTop w:val="0"/>
      <w:marBottom w:val="0"/>
      <w:divBdr>
        <w:top w:val="none" w:sz="0" w:space="0" w:color="auto"/>
        <w:left w:val="none" w:sz="0" w:space="0" w:color="auto"/>
        <w:bottom w:val="none" w:sz="0" w:space="0" w:color="auto"/>
        <w:right w:val="none" w:sz="0" w:space="0" w:color="auto"/>
      </w:divBdr>
    </w:div>
    <w:div w:id="1592163019">
      <w:bodyDiv w:val="1"/>
      <w:marLeft w:val="0"/>
      <w:marRight w:val="0"/>
      <w:marTop w:val="0"/>
      <w:marBottom w:val="0"/>
      <w:divBdr>
        <w:top w:val="none" w:sz="0" w:space="0" w:color="auto"/>
        <w:left w:val="none" w:sz="0" w:space="0" w:color="auto"/>
        <w:bottom w:val="none" w:sz="0" w:space="0" w:color="auto"/>
        <w:right w:val="none" w:sz="0" w:space="0" w:color="auto"/>
      </w:divBdr>
    </w:div>
    <w:div w:id="1612132374">
      <w:bodyDiv w:val="1"/>
      <w:marLeft w:val="0"/>
      <w:marRight w:val="0"/>
      <w:marTop w:val="0"/>
      <w:marBottom w:val="0"/>
      <w:divBdr>
        <w:top w:val="none" w:sz="0" w:space="0" w:color="auto"/>
        <w:left w:val="none" w:sz="0" w:space="0" w:color="auto"/>
        <w:bottom w:val="none" w:sz="0" w:space="0" w:color="auto"/>
        <w:right w:val="none" w:sz="0" w:space="0" w:color="auto"/>
      </w:divBdr>
    </w:div>
    <w:div w:id="1619870643">
      <w:bodyDiv w:val="1"/>
      <w:marLeft w:val="0"/>
      <w:marRight w:val="0"/>
      <w:marTop w:val="0"/>
      <w:marBottom w:val="0"/>
      <w:divBdr>
        <w:top w:val="none" w:sz="0" w:space="0" w:color="auto"/>
        <w:left w:val="none" w:sz="0" w:space="0" w:color="auto"/>
        <w:bottom w:val="none" w:sz="0" w:space="0" w:color="auto"/>
        <w:right w:val="none" w:sz="0" w:space="0" w:color="auto"/>
      </w:divBdr>
    </w:div>
    <w:div w:id="1747147620">
      <w:bodyDiv w:val="1"/>
      <w:marLeft w:val="0"/>
      <w:marRight w:val="0"/>
      <w:marTop w:val="0"/>
      <w:marBottom w:val="0"/>
      <w:divBdr>
        <w:top w:val="none" w:sz="0" w:space="0" w:color="auto"/>
        <w:left w:val="none" w:sz="0" w:space="0" w:color="auto"/>
        <w:bottom w:val="none" w:sz="0" w:space="0" w:color="auto"/>
        <w:right w:val="none" w:sz="0" w:space="0" w:color="auto"/>
      </w:divBdr>
    </w:div>
    <w:div w:id="1764108885">
      <w:bodyDiv w:val="1"/>
      <w:marLeft w:val="0"/>
      <w:marRight w:val="0"/>
      <w:marTop w:val="0"/>
      <w:marBottom w:val="0"/>
      <w:divBdr>
        <w:top w:val="none" w:sz="0" w:space="0" w:color="auto"/>
        <w:left w:val="none" w:sz="0" w:space="0" w:color="auto"/>
        <w:bottom w:val="none" w:sz="0" w:space="0" w:color="auto"/>
        <w:right w:val="none" w:sz="0" w:space="0" w:color="auto"/>
      </w:divBdr>
    </w:div>
    <w:div w:id="1826430999">
      <w:bodyDiv w:val="1"/>
      <w:marLeft w:val="0"/>
      <w:marRight w:val="0"/>
      <w:marTop w:val="0"/>
      <w:marBottom w:val="0"/>
      <w:divBdr>
        <w:top w:val="none" w:sz="0" w:space="0" w:color="auto"/>
        <w:left w:val="none" w:sz="0" w:space="0" w:color="auto"/>
        <w:bottom w:val="none" w:sz="0" w:space="0" w:color="auto"/>
        <w:right w:val="none" w:sz="0" w:space="0" w:color="auto"/>
      </w:divBdr>
    </w:div>
    <w:div w:id="1870147804">
      <w:bodyDiv w:val="1"/>
      <w:marLeft w:val="0"/>
      <w:marRight w:val="0"/>
      <w:marTop w:val="0"/>
      <w:marBottom w:val="0"/>
      <w:divBdr>
        <w:top w:val="none" w:sz="0" w:space="0" w:color="auto"/>
        <w:left w:val="none" w:sz="0" w:space="0" w:color="auto"/>
        <w:bottom w:val="none" w:sz="0" w:space="0" w:color="auto"/>
        <w:right w:val="none" w:sz="0" w:space="0" w:color="auto"/>
      </w:divBdr>
    </w:div>
    <w:div w:id="1954700904">
      <w:bodyDiv w:val="1"/>
      <w:marLeft w:val="0"/>
      <w:marRight w:val="0"/>
      <w:marTop w:val="0"/>
      <w:marBottom w:val="0"/>
      <w:divBdr>
        <w:top w:val="none" w:sz="0" w:space="0" w:color="auto"/>
        <w:left w:val="none" w:sz="0" w:space="0" w:color="auto"/>
        <w:bottom w:val="none" w:sz="0" w:space="0" w:color="auto"/>
        <w:right w:val="none" w:sz="0" w:space="0" w:color="auto"/>
      </w:divBdr>
    </w:div>
    <w:div w:id="2019581048">
      <w:bodyDiv w:val="1"/>
      <w:marLeft w:val="0"/>
      <w:marRight w:val="0"/>
      <w:marTop w:val="0"/>
      <w:marBottom w:val="0"/>
      <w:divBdr>
        <w:top w:val="none" w:sz="0" w:space="0" w:color="auto"/>
        <w:left w:val="none" w:sz="0" w:space="0" w:color="auto"/>
        <w:bottom w:val="none" w:sz="0" w:space="0" w:color="auto"/>
        <w:right w:val="none" w:sz="0" w:space="0" w:color="auto"/>
      </w:divBdr>
    </w:div>
    <w:div w:id="2029527543">
      <w:bodyDiv w:val="1"/>
      <w:marLeft w:val="0"/>
      <w:marRight w:val="0"/>
      <w:marTop w:val="0"/>
      <w:marBottom w:val="0"/>
      <w:divBdr>
        <w:top w:val="none" w:sz="0" w:space="0" w:color="auto"/>
        <w:left w:val="none" w:sz="0" w:space="0" w:color="auto"/>
        <w:bottom w:val="none" w:sz="0" w:space="0" w:color="auto"/>
        <w:right w:val="none" w:sz="0" w:space="0" w:color="auto"/>
      </w:divBdr>
    </w:div>
    <w:div w:id="2118013775">
      <w:bodyDiv w:val="1"/>
      <w:marLeft w:val="0"/>
      <w:marRight w:val="0"/>
      <w:marTop w:val="0"/>
      <w:marBottom w:val="0"/>
      <w:divBdr>
        <w:top w:val="none" w:sz="0" w:space="0" w:color="auto"/>
        <w:left w:val="none" w:sz="0" w:space="0" w:color="auto"/>
        <w:bottom w:val="none" w:sz="0" w:space="0" w:color="auto"/>
        <w:right w:val="none" w:sz="0" w:space="0" w:color="auto"/>
      </w:divBdr>
    </w:div>
    <w:div w:id="2123644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3c7370e-392f-4770-a916-a2ad6455198a">
      <Terms xmlns="http://schemas.microsoft.com/office/infopath/2007/PartnerControls"/>
    </lcf76f155ced4ddcb4097134ff3c332f>
    <TaxCatchAll xmlns="42e32975-5177-465b-8bcf-38bac5b40e7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2461E5BBA165D48A10426E8DED38358" ma:contentTypeVersion="11" ma:contentTypeDescription="Crie um novo documento." ma:contentTypeScope="" ma:versionID="8b1d0f079541067a37e8aebdec224863">
  <xsd:schema xmlns:xsd="http://www.w3.org/2001/XMLSchema" xmlns:xs="http://www.w3.org/2001/XMLSchema" xmlns:p="http://schemas.microsoft.com/office/2006/metadata/properties" xmlns:ns2="93c7370e-392f-4770-a916-a2ad6455198a" xmlns:ns3="42e32975-5177-465b-8bcf-38bac5b40e74" targetNamespace="http://schemas.microsoft.com/office/2006/metadata/properties" ma:root="true" ma:fieldsID="9133ab2b9b167c595fd7fb1315f65b39" ns2:_="" ns3:_="">
    <xsd:import namespace="93c7370e-392f-4770-a916-a2ad6455198a"/>
    <xsd:import namespace="42e32975-5177-465b-8bcf-38bac5b40e7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c7370e-392f-4770-a916-a2ad645519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c56ea828-ee11-446e-95b9-ad31c686fb6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e32975-5177-465b-8bcf-38bac5b40e7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914e467-4c1c-409e-8998-3299157b59be}" ma:internalName="TaxCatchAll" ma:showField="CatchAllData" ma:web="42e32975-5177-465b-8bcf-38bac5b40e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ED2313-2AE5-5F49-8D9A-C84B33D93F71}">
  <ds:schemaRefs>
    <ds:schemaRef ds:uri="http://schemas.openxmlformats.org/officeDocument/2006/bibliography"/>
  </ds:schemaRefs>
</ds:datastoreItem>
</file>

<file path=customXml/itemProps2.xml><?xml version="1.0" encoding="utf-8"?>
<ds:datastoreItem xmlns:ds="http://schemas.openxmlformats.org/officeDocument/2006/customXml" ds:itemID="{4AD3B4B8-A248-4518-BDDD-B68DB0FFD48D}">
  <ds:schemaRefs>
    <ds:schemaRef ds:uri="http://schemas.microsoft.com/office/2006/metadata/properties"/>
    <ds:schemaRef ds:uri="http://schemas.microsoft.com/office/infopath/2007/PartnerControls"/>
    <ds:schemaRef ds:uri="93c7370e-392f-4770-a916-a2ad6455198a"/>
    <ds:schemaRef ds:uri="42e32975-5177-465b-8bcf-38bac5b40e74"/>
  </ds:schemaRefs>
</ds:datastoreItem>
</file>

<file path=customXml/itemProps3.xml><?xml version="1.0" encoding="utf-8"?>
<ds:datastoreItem xmlns:ds="http://schemas.openxmlformats.org/officeDocument/2006/customXml" ds:itemID="{30ACBDD6-3C0B-41F3-B360-8BE80A698BFE}"/>
</file>

<file path=customXml/itemProps4.xml><?xml version="1.0" encoding="utf-8"?>
<ds:datastoreItem xmlns:ds="http://schemas.openxmlformats.org/officeDocument/2006/customXml" ds:itemID="{B5C5649D-F2DE-493F-899A-C4097D7198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6</Pages>
  <Words>1909</Words>
  <Characters>11643</Characters>
  <Application>Microsoft Office Word</Application>
  <DocSecurity>0</DocSecurity>
  <Lines>256</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Gisele Assis</dc:creator>
  <cp:keywords/>
  <dc:description/>
  <cp:lastModifiedBy>Graziane Mauch de Brito</cp:lastModifiedBy>
  <cp:revision>53</cp:revision>
  <cp:lastPrinted>2025-03-28T00:17:00Z</cp:lastPrinted>
  <dcterms:created xsi:type="dcterms:W3CDTF">2025-11-19T05:41:00Z</dcterms:created>
  <dcterms:modified xsi:type="dcterms:W3CDTF">2026-01-21T17:35:00Z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0x01010072461E5BBA165D48A10426E8DED38358</vt:lpwstr>
  </property>
  <property fmtid="{D5CDD505-2E9C-101B-9397-08002B2CF9AE}" pid="3" name="MediaServiceImageTags">
    <vt:lpwstr/>
  </property>
</Properties>
</file>