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3F4C0F"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18FDAF68" w:rsidR="003D3790" w:rsidRPr="003F4C0F" w:rsidRDefault="003D3790" w:rsidP="004936BD">
            <w:pPr>
              <w:spacing w:before="120" w:after="120" w:line="320" w:lineRule="exact"/>
              <w:jc w:val="center"/>
              <w:rPr>
                <w:rFonts w:ascii="Times New Roman" w:hAnsi="Times New Roman" w:cs="Times New Roman"/>
                <w:b w:val="0"/>
                <w:bCs w:val="0"/>
                <w:smallCaps/>
              </w:rPr>
            </w:pPr>
            <w:r w:rsidRPr="003F4C0F">
              <w:rPr>
                <w:rFonts w:ascii="Times New Roman" w:eastAsia="Times New Roman" w:hAnsi="Times New Roman" w:cs="Times New Roman"/>
                <w:smallCaps/>
                <w:lang w:eastAsia="pt-BR"/>
              </w:rPr>
              <w:t xml:space="preserve">Contrato de Prestação de Serviços </w:t>
            </w:r>
          </w:p>
        </w:tc>
      </w:tr>
    </w:tbl>
    <w:p w14:paraId="6AFB705F" w14:textId="77777777" w:rsidR="00A6666D" w:rsidRPr="003F4C0F" w:rsidRDefault="00A6666D" w:rsidP="004936BD">
      <w:pPr>
        <w:spacing w:after="0" w:line="320" w:lineRule="exact"/>
        <w:jc w:val="center"/>
        <w:rPr>
          <w:rFonts w:ascii="Times New Roman" w:hAnsi="Times New Roman" w:cs="Times New Roman"/>
          <w:b/>
        </w:rPr>
      </w:pPr>
    </w:p>
    <w:p w14:paraId="3161DA7B" w14:textId="77777777" w:rsidR="003D3790" w:rsidRPr="003F4C0F" w:rsidRDefault="003D3790" w:rsidP="004936BD">
      <w:pPr>
        <w:spacing w:after="0" w:line="320" w:lineRule="exact"/>
        <w:jc w:val="both"/>
        <w:rPr>
          <w:rFonts w:ascii="Times New Roman" w:eastAsia="Times New Roman" w:hAnsi="Times New Roman" w:cs="Times New Roman"/>
          <w:lang w:eastAsia="pt-BR"/>
        </w:rPr>
      </w:pPr>
      <w:r w:rsidRPr="003F4C0F">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4E75F5C" w14:textId="10CF6E1D" w:rsidR="00A77401" w:rsidRDefault="00804755" w:rsidP="00A77401">
      <w:pPr>
        <w:spacing w:after="0" w:line="320" w:lineRule="exact"/>
        <w:jc w:val="both"/>
        <w:rPr>
          <w:rFonts w:ascii="Times New Roman" w:eastAsia="Times New Roman" w:hAnsi="Times New Roman" w:cs="Times New Roman"/>
          <w:lang w:eastAsia="pt-BR"/>
        </w:rPr>
      </w:pPr>
      <w:r w:rsidRPr="007347F9">
        <w:rPr>
          <w:rFonts w:ascii="Times New Roman" w:hAnsi="Times New Roman" w:cs="Times New Roman"/>
          <w:b/>
          <w:bCs/>
          <w:smallCaps/>
        </w:rPr>
        <w:t xml:space="preserve">Santos &amp; Zanon Tecnologia e Segurança </w:t>
      </w:r>
      <w:r>
        <w:rPr>
          <w:rFonts w:ascii="Times New Roman" w:hAnsi="Times New Roman" w:cs="Times New Roman"/>
          <w:b/>
          <w:bCs/>
          <w:smallCaps/>
        </w:rPr>
        <w:t>LTDA.</w:t>
      </w:r>
      <w:r w:rsidRPr="001327F1">
        <w:rPr>
          <w:rFonts w:ascii="Times New Roman" w:hAnsi="Times New Roman" w:cs="Times New Roman"/>
          <w:b/>
          <w:bCs/>
          <w:smallCaps/>
        </w:rPr>
        <w:t xml:space="preserve">, </w:t>
      </w:r>
      <w:r w:rsidRPr="001327F1">
        <w:rPr>
          <w:rFonts w:ascii="Times New Roman" w:hAnsi="Times New Roman" w:cs="Times New Roman"/>
        </w:rPr>
        <w:t>inscrita no CNPJ/MF n</w:t>
      </w:r>
      <w:r>
        <w:rPr>
          <w:rFonts w:ascii="Times New Roman" w:hAnsi="Times New Roman" w:cs="Times New Roman"/>
        </w:rPr>
        <w:t>°</w:t>
      </w:r>
      <w:r w:rsidRPr="001327F1">
        <w:rPr>
          <w:rFonts w:ascii="Times New Roman" w:hAnsi="Times New Roman" w:cs="Times New Roman"/>
        </w:rPr>
        <w:t xml:space="preserve"> </w:t>
      </w:r>
      <w:r w:rsidRPr="007347F9">
        <w:rPr>
          <w:rFonts w:ascii="Times New Roman" w:hAnsi="Times New Roman" w:cs="Times New Roman"/>
        </w:rPr>
        <w:t>27.140.695/0001-63</w:t>
      </w:r>
      <w:r>
        <w:rPr>
          <w:rFonts w:ascii="Times New Roman" w:hAnsi="Times New Roman" w:cs="Times New Roman"/>
        </w:rPr>
        <w:t xml:space="preserve">, </w:t>
      </w:r>
      <w:r>
        <w:rPr>
          <w:rFonts w:ascii="Times New Roman" w:eastAsia="Times New Roman" w:hAnsi="Times New Roman" w:cs="Times New Roman"/>
          <w:lang w:eastAsia="pt-BR"/>
        </w:rPr>
        <w:t xml:space="preserve">com sede na Rua Coelho Lisboa, nº 442, </w:t>
      </w:r>
      <w:r w:rsidRPr="006A352F">
        <w:rPr>
          <w:rFonts w:ascii="Times New Roman" w:eastAsia="Times New Roman" w:hAnsi="Times New Roman" w:cs="Times New Roman"/>
          <w:lang w:eastAsia="pt-BR"/>
        </w:rPr>
        <w:t xml:space="preserve">Bairro </w:t>
      </w:r>
      <w:r>
        <w:rPr>
          <w:rFonts w:ascii="Times New Roman" w:eastAsia="Times New Roman" w:hAnsi="Times New Roman" w:cs="Times New Roman"/>
          <w:lang w:eastAsia="pt-BR"/>
        </w:rPr>
        <w:t>Tatuapé</w:t>
      </w:r>
      <w:r w:rsidRPr="006A352F">
        <w:rPr>
          <w:rFonts w:ascii="Times New Roman" w:eastAsia="Times New Roman" w:hAnsi="Times New Roman" w:cs="Times New Roman"/>
          <w:lang w:eastAsia="pt-BR"/>
        </w:rPr>
        <w:t>, CEP</w:t>
      </w:r>
      <w:r>
        <w:rPr>
          <w:rFonts w:ascii="Times New Roman" w:eastAsia="Times New Roman" w:hAnsi="Times New Roman" w:cs="Times New Roman"/>
          <w:lang w:eastAsia="pt-BR"/>
        </w:rPr>
        <w:t xml:space="preserve"> 03323-040</w:t>
      </w:r>
      <w:r w:rsidRPr="006A352F">
        <w:rPr>
          <w:rFonts w:ascii="Times New Roman" w:eastAsia="Times New Roman" w:hAnsi="Times New Roman" w:cs="Times New Roman"/>
          <w:lang w:eastAsia="pt-BR"/>
        </w:rPr>
        <w:t xml:space="preserve">, na cidade de </w:t>
      </w:r>
      <w:r>
        <w:rPr>
          <w:rFonts w:ascii="Times New Roman" w:eastAsia="Times New Roman" w:hAnsi="Times New Roman" w:cs="Times New Roman"/>
          <w:lang w:eastAsia="pt-BR"/>
        </w:rPr>
        <w:t>São Paulo</w:t>
      </w:r>
      <w:r w:rsidRPr="006A352F">
        <w:rPr>
          <w:rFonts w:ascii="Times New Roman" w:eastAsia="Times New Roman" w:hAnsi="Times New Roman" w:cs="Times New Roman"/>
          <w:lang w:eastAsia="pt-BR"/>
        </w:rPr>
        <w:t>/SP</w:t>
      </w:r>
      <w:r w:rsidR="00A77401" w:rsidRPr="003F4C0F">
        <w:rPr>
          <w:rFonts w:ascii="Times New Roman" w:eastAsia="Times New Roman" w:hAnsi="Times New Roman" w:cs="Times New Roman"/>
          <w:lang w:eastAsia="pt-BR"/>
        </w:rPr>
        <w:t xml:space="preserve">, doravante denominada </w:t>
      </w:r>
      <w:r w:rsidR="00A77401" w:rsidRPr="003F4C0F">
        <w:rPr>
          <w:rFonts w:ascii="Times New Roman" w:hAnsi="Times New Roman" w:cs="Times New Roman"/>
        </w:rPr>
        <w:t>“</w:t>
      </w:r>
      <w:r w:rsidR="00F34200">
        <w:rPr>
          <w:rFonts w:ascii="Times New Roman" w:eastAsia="Times New Roman" w:hAnsi="Times New Roman" w:cs="Times New Roman"/>
          <w:b/>
          <w:bCs/>
          <w:smallCaps/>
          <w:u w:val="single"/>
          <w:lang w:eastAsia="pt-BR"/>
        </w:rPr>
        <w:t>Contratante</w:t>
      </w:r>
      <w:r w:rsidR="00BF231D">
        <w:rPr>
          <w:rFonts w:ascii="Times New Roman" w:eastAsia="Times New Roman" w:hAnsi="Times New Roman" w:cs="Times New Roman"/>
          <w:b/>
          <w:bCs/>
          <w:smallCaps/>
          <w:u w:val="single"/>
          <w:lang w:eastAsia="pt-BR"/>
        </w:rPr>
        <w:t>s</w:t>
      </w:r>
      <w:r w:rsidR="00A77401" w:rsidRPr="003F4C0F">
        <w:rPr>
          <w:rFonts w:ascii="Times New Roman" w:eastAsia="Times New Roman" w:hAnsi="Times New Roman" w:cs="Times New Roman"/>
          <w:lang w:eastAsia="pt-BR"/>
        </w:rPr>
        <w:t>”.</w:t>
      </w:r>
    </w:p>
    <w:p w14:paraId="7B2FC957" w14:textId="77777777" w:rsidR="004C7A21" w:rsidRPr="003F4C0F" w:rsidRDefault="004C7A21" w:rsidP="004936BD">
      <w:pPr>
        <w:spacing w:after="0" w:line="320" w:lineRule="exact"/>
        <w:jc w:val="both"/>
        <w:rPr>
          <w:rFonts w:ascii="Times New Roman" w:eastAsia="Arial Unicode MS" w:hAnsi="Times New Roman" w:cs="Times New Roman"/>
          <w:lang w:eastAsia="pt-BR"/>
        </w:rPr>
      </w:pPr>
    </w:p>
    <w:p w14:paraId="469EFB6E" w14:textId="5C82D177" w:rsidR="004C7A21" w:rsidRPr="003F4C0F" w:rsidRDefault="004C7A21" w:rsidP="004936BD">
      <w:pPr>
        <w:spacing w:after="0" w:line="320" w:lineRule="exact"/>
        <w:jc w:val="both"/>
        <w:rPr>
          <w:rFonts w:ascii="Times New Roman" w:eastAsia="Arial Unicode MS" w:hAnsi="Times New Roman" w:cs="Times New Roman"/>
          <w:lang w:eastAsia="pt-BR"/>
        </w:rPr>
      </w:pPr>
      <w:r w:rsidRPr="003F4C0F">
        <w:rPr>
          <w:rFonts w:ascii="Times New Roman" w:eastAsia="Arial Unicode MS" w:hAnsi="Times New Roman" w:cs="Times New Roman"/>
          <w:b/>
          <w:bCs/>
          <w:smallCaps/>
          <w:lang w:eastAsia="pt-BR"/>
        </w:rPr>
        <w:t>Bismarchi | Pires – Sociedade de Advogados</w:t>
      </w:r>
      <w:r w:rsidRPr="003F4C0F">
        <w:rPr>
          <w:rFonts w:ascii="Times New Roman" w:eastAsia="Arial Unicode MS" w:hAnsi="Times New Roman" w:cs="Times New Roman"/>
          <w:lang w:eastAsia="pt-BR"/>
        </w:rPr>
        <w:t>, pessoa jurídica de direito privado, inscrita no CNPJ sob o nº 26.080.152/0001-35, com sede na Rua Coronel Quirino, nº 1.266, bairro Cambuí, na Cidade de Campinas, Estado de São Paulo, CEP 13025-002, neste ato representada por seus sócios administradores </w:t>
      </w:r>
      <w:r w:rsidRPr="003F4C0F">
        <w:rPr>
          <w:rFonts w:ascii="Times New Roman" w:eastAsia="Arial Unicode MS" w:hAnsi="Times New Roman" w:cs="Times New Roman"/>
          <w:b/>
          <w:bCs/>
          <w:smallCaps/>
          <w:lang w:eastAsia="pt-BR"/>
        </w:rPr>
        <w:t>Gustavo Bismarchi Motta</w:t>
      </w:r>
      <w:r w:rsidRPr="003F4C0F">
        <w:rPr>
          <w:rFonts w:ascii="Times New Roman" w:eastAsia="Arial Unicode MS" w:hAnsi="Times New Roman" w:cs="Times New Roman"/>
          <w:lang w:eastAsia="pt-BR"/>
        </w:rPr>
        <w:t>, inscrito na OAB/SP sob o nº 275.477, e </w:t>
      </w:r>
      <w:r w:rsidRPr="003F4C0F">
        <w:rPr>
          <w:rFonts w:ascii="Times New Roman" w:eastAsia="Arial Unicode MS" w:hAnsi="Times New Roman" w:cs="Times New Roman"/>
          <w:b/>
          <w:bCs/>
          <w:smallCaps/>
          <w:lang w:eastAsia="pt-BR"/>
        </w:rPr>
        <w:t>Ricardo Viscardi Pires</w:t>
      </w:r>
      <w:r w:rsidRPr="003F4C0F">
        <w:rPr>
          <w:rFonts w:ascii="Times New Roman" w:eastAsia="Arial Unicode MS" w:hAnsi="Times New Roman" w:cs="Times New Roman"/>
          <w:lang w:eastAsia="pt-BR"/>
        </w:rPr>
        <w:t>, inscrito na OAB/SP sob o nº 353.389, doravante denominada “</w:t>
      </w:r>
      <w:r w:rsidRPr="003F4C0F">
        <w:rPr>
          <w:rFonts w:ascii="Times New Roman" w:eastAsia="Arial Unicode MS" w:hAnsi="Times New Roman" w:cs="Times New Roman"/>
          <w:b/>
          <w:bCs/>
          <w:smallCaps/>
          <w:u w:val="single"/>
          <w:lang w:eastAsia="pt-BR"/>
        </w:rPr>
        <w:t>Contratada</w:t>
      </w:r>
      <w:r w:rsidRPr="003F4C0F">
        <w:rPr>
          <w:rFonts w:ascii="Times New Roman" w:eastAsia="Arial Unicode MS" w:hAnsi="Times New Roman" w:cs="Times New Roman"/>
          <w:lang w:eastAsia="pt-BR"/>
        </w:rPr>
        <w:t>”. </w:t>
      </w:r>
    </w:p>
    <w:p w14:paraId="5C63CB64"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B7EAEA4" w14:textId="31EB68D3" w:rsidR="003D3790" w:rsidRPr="003F4C0F" w:rsidRDefault="00F34200" w:rsidP="004936BD">
      <w:pPr>
        <w:spacing w:after="0" w:line="320" w:lineRule="exact"/>
        <w:jc w:val="both"/>
        <w:rPr>
          <w:rFonts w:ascii="Times New Roman" w:eastAsia="Arial Unicode MS" w:hAnsi="Times New Roman" w:cs="Times New Roman"/>
          <w:lang w:eastAsia="pt-BR"/>
        </w:rPr>
      </w:pPr>
      <w:r>
        <w:rPr>
          <w:rFonts w:ascii="Times New Roman" w:eastAsia="Arial Unicode MS" w:hAnsi="Times New Roman" w:cs="Times New Roman"/>
          <w:b/>
          <w:smallCaps/>
          <w:lang w:eastAsia="pt-BR"/>
        </w:rPr>
        <w:t>Contratantes</w:t>
      </w:r>
      <w:r w:rsidR="003D3790" w:rsidRPr="003F4C0F">
        <w:rPr>
          <w:rFonts w:ascii="Times New Roman" w:eastAsia="Arial Unicode MS" w:hAnsi="Times New Roman" w:cs="Times New Roman"/>
          <w:b/>
          <w:smallCaps/>
          <w:lang w:eastAsia="pt-BR"/>
        </w:rPr>
        <w:t xml:space="preserve"> </w:t>
      </w:r>
      <w:r w:rsidR="003D3790" w:rsidRPr="003F4C0F">
        <w:rPr>
          <w:rFonts w:ascii="Times New Roman" w:eastAsia="Arial Unicode MS" w:hAnsi="Times New Roman" w:cs="Times New Roman"/>
          <w:lang w:eastAsia="pt-BR"/>
        </w:rPr>
        <w:t xml:space="preserve">e </w:t>
      </w:r>
      <w:r w:rsidR="003D3790" w:rsidRPr="003F4C0F">
        <w:rPr>
          <w:rFonts w:ascii="Times New Roman" w:eastAsia="Arial Unicode MS" w:hAnsi="Times New Roman" w:cs="Times New Roman"/>
          <w:b/>
          <w:smallCaps/>
          <w:lang w:eastAsia="pt-BR"/>
        </w:rPr>
        <w:t>Contratada</w:t>
      </w:r>
      <w:r w:rsidR="003D3790" w:rsidRPr="003F4C0F">
        <w:rPr>
          <w:rFonts w:ascii="Times New Roman" w:eastAsia="Arial Unicode MS" w:hAnsi="Times New Roman" w:cs="Times New Roman"/>
          <w:lang w:eastAsia="pt-BR"/>
        </w:rPr>
        <w:t xml:space="preserve"> quando, em conjunto, doravante denominadas “</w:t>
      </w:r>
      <w:r w:rsidR="003D3790" w:rsidRPr="003F4C0F">
        <w:rPr>
          <w:rFonts w:ascii="Times New Roman" w:eastAsia="Arial Unicode MS" w:hAnsi="Times New Roman" w:cs="Times New Roman"/>
          <w:u w:val="single"/>
          <w:lang w:eastAsia="pt-BR"/>
        </w:rPr>
        <w:t>Partes</w:t>
      </w:r>
      <w:r w:rsidR="003D3790" w:rsidRPr="003F4C0F">
        <w:rPr>
          <w:rFonts w:ascii="Times New Roman" w:eastAsia="Arial Unicode MS" w:hAnsi="Times New Roman" w:cs="Times New Roman"/>
          <w:lang w:eastAsia="pt-BR"/>
        </w:rPr>
        <w:t>” e, individual e indiscriminadamente, “</w:t>
      </w:r>
      <w:r w:rsidR="003D3790" w:rsidRPr="003F4C0F">
        <w:rPr>
          <w:rFonts w:ascii="Times New Roman" w:eastAsia="Arial Unicode MS" w:hAnsi="Times New Roman" w:cs="Times New Roman"/>
          <w:u w:val="single"/>
          <w:lang w:eastAsia="pt-BR"/>
        </w:rPr>
        <w:t>Parte</w:t>
      </w:r>
      <w:r w:rsidR="003D3790" w:rsidRPr="003F4C0F">
        <w:rPr>
          <w:rFonts w:ascii="Times New Roman" w:eastAsia="Arial Unicode MS" w:hAnsi="Times New Roman" w:cs="Times New Roman"/>
          <w:lang w:eastAsia="pt-BR"/>
        </w:rPr>
        <w:t>”, têm entre si, justo e acordado os termos do presente Contrato de Prestação de Serviços (“</w:t>
      </w:r>
      <w:r w:rsidR="003D3790" w:rsidRPr="003F4C0F">
        <w:rPr>
          <w:rFonts w:ascii="Times New Roman" w:eastAsia="Arial Unicode MS" w:hAnsi="Times New Roman" w:cs="Times New Roman"/>
          <w:u w:val="single"/>
          <w:lang w:eastAsia="pt-BR"/>
        </w:rPr>
        <w:t>Contrato</w:t>
      </w:r>
      <w:r w:rsidR="003D3790" w:rsidRPr="003F4C0F">
        <w:rPr>
          <w:rFonts w:ascii="Times New Roman" w:eastAsia="Arial Unicode MS" w:hAnsi="Times New Roman" w:cs="Times New Roman"/>
          <w:lang w:eastAsia="pt-BR"/>
        </w:rPr>
        <w:t>”), o qual reger-se-á pelas seguintes cláusulas e condições.</w:t>
      </w:r>
    </w:p>
    <w:p w14:paraId="45FEB852"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57F20D9C" w14:textId="37BF9529" w:rsidR="003D3790" w:rsidRPr="00B8041E" w:rsidRDefault="003D3790"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B8041E">
        <w:rPr>
          <w:rFonts w:ascii="Times New Roman" w:eastAsia="Times New Roman" w:hAnsi="Times New Roman"/>
          <w:b/>
          <w:bCs/>
          <w:smallCaps/>
          <w:lang w:eastAsia="pt-BR"/>
        </w:rPr>
        <w:t xml:space="preserve">Objeto do Contrato </w:t>
      </w:r>
    </w:p>
    <w:p w14:paraId="7C01021E" w14:textId="77777777" w:rsidR="003D3790" w:rsidRPr="00B8041E" w:rsidRDefault="003D3790" w:rsidP="00EC0643">
      <w:pPr>
        <w:spacing w:after="0" w:line="320" w:lineRule="exact"/>
        <w:jc w:val="both"/>
        <w:rPr>
          <w:rFonts w:ascii="Times New Roman" w:eastAsia="Times New Roman" w:hAnsi="Times New Roman" w:cs="Times New Roman"/>
          <w:b/>
          <w:bCs/>
          <w:smallCaps/>
          <w:lang w:eastAsia="pt-BR"/>
        </w:rPr>
      </w:pPr>
    </w:p>
    <w:p w14:paraId="57B024FC" w14:textId="08E948D9" w:rsidR="00EC5E38" w:rsidRPr="00B8041E" w:rsidRDefault="003D3790" w:rsidP="008B0407">
      <w:pPr>
        <w:pStyle w:val="paragraph"/>
        <w:numPr>
          <w:ilvl w:val="1"/>
          <w:numId w:val="33"/>
        </w:numPr>
        <w:spacing w:before="0" w:beforeAutospacing="0" w:after="0" w:afterAutospacing="0" w:line="320" w:lineRule="exact"/>
        <w:jc w:val="both"/>
        <w:textAlignment w:val="baseline"/>
        <w:rPr>
          <w:rFonts w:eastAsia="MS Mincho"/>
          <w:sz w:val="22"/>
          <w:szCs w:val="22"/>
        </w:rPr>
      </w:pPr>
      <w:bookmarkStart w:id="0" w:name="_Ref149757204"/>
      <w:bookmarkStart w:id="1" w:name="_Ref153452272"/>
      <w:r w:rsidRPr="00B8041E">
        <w:rPr>
          <w:rFonts w:eastAsia="MS Mincho"/>
          <w:i/>
          <w:iCs/>
          <w:sz w:val="22"/>
          <w:szCs w:val="22"/>
        </w:rPr>
        <w:t>Objeto</w:t>
      </w:r>
      <w:r w:rsidRPr="00B8041E">
        <w:rPr>
          <w:rFonts w:eastAsia="MS Mincho"/>
          <w:sz w:val="22"/>
          <w:szCs w:val="22"/>
        </w:rPr>
        <w:t xml:space="preserve">. </w:t>
      </w:r>
      <w:r w:rsidR="00EC5E38" w:rsidRPr="00B8041E">
        <w:rPr>
          <w:rFonts w:eastAsia="MS Mincho"/>
          <w:sz w:val="22"/>
          <w:szCs w:val="22"/>
        </w:rPr>
        <w:t xml:space="preserve">O objeto do presente Contrato consiste na prestação de serviços voltados à identificação e mapeamento de fatores de </w:t>
      </w:r>
      <w:r w:rsidR="00EC5E38" w:rsidRPr="00B8041E">
        <w:rPr>
          <w:rFonts w:eastAsia="MS Mincho"/>
          <w:b/>
          <w:bCs/>
          <w:sz w:val="22"/>
          <w:szCs w:val="22"/>
        </w:rPr>
        <w:t>riscos psicossociais</w:t>
      </w:r>
      <w:r w:rsidR="00EC5E38" w:rsidRPr="00B8041E">
        <w:rPr>
          <w:rFonts w:eastAsia="MS Mincho"/>
          <w:sz w:val="22"/>
          <w:szCs w:val="22"/>
        </w:rPr>
        <w:t xml:space="preserve"> relacionados ao trabalho, com enfoque nas diretrizes da NR-1.</w:t>
      </w:r>
    </w:p>
    <w:p w14:paraId="6EE9BCD8" w14:textId="77777777" w:rsidR="00EC5E38" w:rsidRPr="00B8041E" w:rsidRDefault="00EC5E38" w:rsidP="00EC5E38">
      <w:pPr>
        <w:pStyle w:val="paragraph"/>
        <w:spacing w:before="0" w:beforeAutospacing="0" w:after="0" w:afterAutospacing="0" w:line="320" w:lineRule="exact"/>
        <w:ind w:left="720"/>
        <w:jc w:val="both"/>
        <w:textAlignment w:val="baseline"/>
        <w:rPr>
          <w:rFonts w:eastAsia="MS Mincho"/>
          <w:sz w:val="22"/>
          <w:szCs w:val="22"/>
        </w:rPr>
      </w:pPr>
    </w:p>
    <w:p w14:paraId="6E084ACC" w14:textId="77777777" w:rsidR="008B1F03" w:rsidRDefault="003F26D9" w:rsidP="00E0472E">
      <w:pPr>
        <w:pStyle w:val="paragraph"/>
        <w:numPr>
          <w:ilvl w:val="1"/>
          <w:numId w:val="33"/>
        </w:numPr>
        <w:spacing w:before="0" w:beforeAutospacing="0" w:after="0" w:afterAutospacing="0" w:line="320" w:lineRule="exact"/>
        <w:jc w:val="both"/>
        <w:textAlignment w:val="baseline"/>
        <w:rPr>
          <w:rFonts w:eastAsia="MS Mincho"/>
          <w:sz w:val="22"/>
          <w:szCs w:val="22"/>
        </w:rPr>
      </w:pPr>
      <w:r w:rsidRPr="00B8041E">
        <w:rPr>
          <w:rFonts w:eastAsia="MS Mincho"/>
          <w:sz w:val="22"/>
          <w:szCs w:val="22"/>
        </w:rPr>
        <w:t xml:space="preserve">Os serviços incluem a realização de diagnóstico organizacional, abrangendo análise de fatores de riscos </w:t>
      </w:r>
      <w:r w:rsidR="00B35A07" w:rsidRPr="00B8041E">
        <w:rPr>
          <w:rFonts w:eastAsia="MS Mincho"/>
          <w:sz w:val="22"/>
          <w:szCs w:val="22"/>
        </w:rPr>
        <w:t>psicossociais</w:t>
      </w:r>
      <w:r w:rsidRPr="00B8041E">
        <w:rPr>
          <w:rFonts w:eastAsia="MS Mincho"/>
          <w:sz w:val="22"/>
          <w:szCs w:val="22"/>
        </w:rPr>
        <w:t xml:space="preserve"> relacionados ao trabalho, por meio de</w:t>
      </w:r>
      <w:r w:rsidR="008B1F03">
        <w:rPr>
          <w:rFonts w:eastAsia="MS Mincho"/>
          <w:sz w:val="22"/>
          <w:szCs w:val="22"/>
        </w:rPr>
        <w:t>:</w:t>
      </w:r>
    </w:p>
    <w:p w14:paraId="4F2A6985" w14:textId="77777777" w:rsidR="008B1F03" w:rsidRDefault="008B1F03" w:rsidP="008B1F03">
      <w:pPr>
        <w:pStyle w:val="PargrafodaLista"/>
        <w:rPr>
          <w:rFonts w:eastAsia="MS Mincho"/>
        </w:rPr>
      </w:pPr>
    </w:p>
    <w:p w14:paraId="5BDE7088" w14:textId="534645A9" w:rsidR="008B1F03" w:rsidRDefault="008B1F03" w:rsidP="008B1F03">
      <w:pPr>
        <w:pStyle w:val="paragraph"/>
        <w:numPr>
          <w:ilvl w:val="0"/>
          <w:numId w:val="49"/>
        </w:numPr>
        <w:spacing w:before="0" w:beforeAutospacing="0" w:after="0" w:afterAutospacing="0" w:line="320" w:lineRule="exact"/>
        <w:jc w:val="both"/>
        <w:textAlignment w:val="baseline"/>
        <w:rPr>
          <w:rFonts w:eastAsia="MS Mincho"/>
          <w:sz w:val="22"/>
          <w:szCs w:val="22"/>
        </w:rPr>
      </w:pPr>
      <w:r>
        <w:rPr>
          <w:rFonts w:eastAsia="MS Mincho"/>
          <w:sz w:val="22"/>
          <w:szCs w:val="22"/>
        </w:rPr>
        <w:t>A</w:t>
      </w:r>
      <w:r w:rsidR="003F26D9" w:rsidRPr="00B8041E">
        <w:rPr>
          <w:rFonts w:eastAsia="MS Mincho"/>
          <w:sz w:val="22"/>
          <w:szCs w:val="22"/>
        </w:rPr>
        <w:t>plicação de questionário organizaciona</w:t>
      </w:r>
      <w:r w:rsidR="000917AE" w:rsidRPr="00B8041E">
        <w:rPr>
          <w:rFonts w:eastAsia="MS Mincho"/>
          <w:sz w:val="22"/>
          <w:szCs w:val="22"/>
        </w:rPr>
        <w:t>l (HSE-IT)</w:t>
      </w:r>
      <w:r w:rsidR="00B35A07" w:rsidRPr="00B8041E">
        <w:rPr>
          <w:rFonts w:eastAsia="MS Mincho"/>
          <w:sz w:val="22"/>
          <w:szCs w:val="22"/>
        </w:rPr>
        <w:t xml:space="preserve">; </w:t>
      </w:r>
    </w:p>
    <w:p w14:paraId="093270FD" w14:textId="381184E7" w:rsidR="008B1F03" w:rsidRDefault="008B1F03" w:rsidP="008B1F03">
      <w:pPr>
        <w:pStyle w:val="paragraph"/>
        <w:numPr>
          <w:ilvl w:val="0"/>
          <w:numId w:val="49"/>
        </w:numPr>
        <w:spacing w:before="0" w:beforeAutospacing="0" w:after="0" w:afterAutospacing="0" w:line="320" w:lineRule="exact"/>
        <w:jc w:val="both"/>
        <w:textAlignment w:val="baseline"/>
        <w:rPr>
          <w:rFonts w:eastAsia="MS Mincho"/>
          <w:sz w:val="22"/>
          <w:szCs w:val="22"/>
        </w:rPr>
      </w:pPr>
      <w:r>
        <w:rPr>
          <w:rFonts w:eastAsia="MS Mincho"/>
          <w:sz w:val="22"/>
          <w:szCs w:val="22"/>
        </w:rPr>
        <w:t>A</w:t>
      </w:r>
      <w:r w:rsidR="00487D1F" w:rsidRPr="00B8041E">
        <w:rPr>
          <w:rFonts w:eastAsia="MS Mincho"/>
          <w:sz w:val="22"/>
          <w:szCs w:val="22"/>
        </w:rPr>
        <w:t>nálise e validação dos resultados obtidos;</w:t>
      </w:r>
    </w:p>
    <w:p w14:paraId="490D08DE" w14:textId="7DB97498" w:rsidR="003F26D9" w:rsidRPr="00B8041E" w:rsidRDefault="008B1F03" w:rsidP="008B1F03">
      <w:pPr>
        <w:pStyle w:val="paragraph"/>
        <w:numPr>
          <w:ilvl w:val="0"/>
          <w:numId w:val="49"/>
        </w:numPr>
        <w:spacing w:before="0" w:beforeAutospacing="0" w:after="0" w:afterAutospacing="0" w:line="320" w:lineRule="exact"/>
        <w:jc w:val="both"/>
        <w:textAlignment w:val="baseline"/>
        <w:rPr>
          <w:rFonts w:eastAsia="MS Mincho"/>
          <w:sz w:val="22"/>
          <w:szCs w:val="22"/>
        </w:rPr>
      </w:pPr>
      <w:r>
        <w:rPr>
          <w:rFonts w:eastAsia="MS Mincho"/>
          <w:sz w:val="22"/>
          <w:szCs w:val="22"/>
        </w:rPr>
        <w:t>E</w:t>
      </w:r>
      <w:r w:rsidR="000C1DAA" w:rsidRPr="00B8041E">
        <w:rPr>
          <w:rFonts w:eastAsia="MS Mincho"/>
          <w:sz w:val="22"/>
          <w:szCs w:val="22"/>
        </w:rPr>
        <w:t>ntrega do relatório conclusivo</w:t>
      </w:r>
      <w:r w:rsidR="00C21A1A" w:rsidRPr="00B8041E">
        <w:rPr>
          <w:rFonts w:eastAsia="MS Mincho"/>
          <w:sz w:val="22"/>
          <w:szCs w:val="22"/>
        </w:rPr>
        <w:t xml:space="preserve"> para</w:t>
      </w:r>
      <w:r w:rsidR="00474B98" w:rsidRPr="00B8041E">
        <w:rPr>
          <w:rFonts w:eastAsia="MS Mincho"/>
          <w:sz w:val="22"/>
          <w:szCs w:val="22"/>
        </w:rPr>
        <w:t xml:space="preserve"> </w:t>
      </w:r>
      <w:r w:rsidR="005D28AE" w:rsidRPr="00B8041E">
        <w:rPr>
          <w:rFonts w:eastAsia="MS Mincho"/>
          <w:sz w:val="22"/>
          <w:szCs w:val="22"/>
        </w:rPr>
        <w:t>ser integrado</w:t>
      </w:r>
      <w:r w:rsidR="00C21A1A" w:rsidRPr="00B8041E">
        <w:rPr>
          <w:rFonts w:eastAsia="MS Mincho"/>
          <w:sz w:val="22"/>
          <w:szCs w:val="22"/>
        </w:rPr>
        <w:t xml:space="preserve"> </w:t>
      </w:r>
      <w:r w:rsidR="005D28AE" w:rsidRPr="00B8041E">
        <w:rPr>
          <w:rFonts w:eastAsia="MS Mincho"/>
          <w:sz w:val="22"/>
          <w:szCs w:val="22"/>
        </w:rPr>
        <w:t>a</w:t>
      </w:r>
      <w:r w:rsidR="00C21A1A" w:rsidRPr="00B8041E">
        <w:rPr>
          <w:rFonts w:eastAsia="MS Mincho"/>
          <w:sz w:val="22"/>
          <w:szCs w:val="22"/>
        </w:rPr>
        <w:t>o GRO e PGR da empresa.</w:t>
      </w:r>
    </w:p>
    <w:p w14:paraId="5FEA4526" w14:textId="77777777" w:rsidR="00BF41B3" w:rsidRPr="00B8041E" w:rsidRDefault="00BF41B3" w:rsidP="00BF41B3">
      <w:pPr>
        <w:pStyle w:val="paragraph"/>
        <w:spacing w:before="0" w:beforeAutospacing="0" w:after="0" w:afterAutospacing="0" w:line="320" w:lineRule="exact"/>
        <w:ind w:left="720"/>
        <w:jc w:val="both"/>
        <w:textAlignment w:val="baseline"/>
        <w:rPr>
          <w:rFonts w:eastAsia="MS Mincho"/>
          <w:sz w:val="22"/>
          <w:szCs w:val="22"/>
        </w:rPr>
      </w:pPr>
    </w:p>
    <w:p w14:paraId="348FC954" w14:textId="56CD4AC9" w:rsidR="0013667C" w:rsidRPr="00B8041E" w:rsidRDefault="00BF41B3" w:rsidP="00BF41B3">
      <w:pPr>
        <w:pStyle w:val="paragraph"/>
        <w:numPr>
          <w:ilvl w:val="1"/>
          <w:numId w:val="33"/>
        </w:numPr>
        <w:spacing w:before="0" w:beforeAutospacing="0" w:after="0" w:afterAutospacing="0" w:line="320" w:lineRule="exact"/>
        <w:jc w:val="both"/>
        <w:textAlignment w:val="baseline"/>
        <w:rPr>
          <w:rFonts w:eastAsia="MS Mincho"/>
          <w:sz w:val="22"/>
          <w:szCs w:val="22"/>
        </w:rPr>
      </w:pPr>
      <w:r w:rsidRPr="00B8041E">
        <w:rPr>
          <w:rFonts w:eastAsia="MS Mincho"/>
          <w:sz w:val="22"/>
          <w:szCs w:val="22"/>
        </w:rPr>
        <w:t xml:space="preserve">O diagnóstico tem como finalidade subsidiar a </w:t>
      </w:r>
      <w:r w:rsidR="0074306C" w:rsidRPr="00B8041E">
        <w:rPr>
          <w:rFonts w:eastAsia="MS Mincho"/>
          <w:b/>
          <w:bCs/>
          <w:smallCaps/>
          <w:sz w:val="22"/>
          <w:szCs w:val="22"/>
        </w:rPr>
        <w:t xml:space="preserve">Contratante </w:t>
      </w:r>
      <w:r w:rsidRPr="00B8041E">
        <w:rPr>
          <w:rFonts w:eastAsia="MS Mincho"/>
          <w:sz w:val="22"/>
          <w:szCs w:val="22"/>
        </w:rPr>
        <w:t>na identificação de fatores de risco que possam gerar impactos jurídicos, financeiros, operacionais e reputacionais, especialmente no contexto da NR-1, contribuindo para a adoção de medidas preventivas e para a redução da exposição a passivos trabalhistas e riscos de responsabilização.</w:t>
      </w:r>
    </w:p>
    <w:p w14:paraId="3CA03069" w14:textId="77777777" w:rsidR="00BF41B3" w:rsidRPr="00B8041E" w:rsidRDefault="00BF41B3" w:rsidP="00BF41B3">
      <w:pPr>
        <w:pStyle w:val="paragraph"/>
        <w:spacing w:before="0" w:beforeAutospacing="0" w:after="0" w:afterAutospacing="0" w:line="320" w:lineRule="exact"/>
        <w:ind w:left="720"/>
        <w:jc w:val="both"/>
        <w:textAlignment w:val="baseline"/>
        <w:rPr>
          <w:rFonts w:eastAsia="MS Mincho"/>
          <w:sz w:val="22"/>
          <w:szCs w:val="22"/>
        </w:rPr>
      </w:pPr>
    </w:p>
    <w:p w14:paraId="12392010" w14:textId="76AEC68B" w:rsidR="0013667C" w:rsidRPr="00B8041E" w:rsidRDefault="00E5674F" w:rsidP="00E0472E">
      <w:pPr>
        <w:pStyle w:val="paragraph"/>
        <w:numPr>
          <w:ilvl w:val="1"/>
          <w:numId w:val="33"/>
        </w:numPr>
        <w:spacing w:before="0" w:beforeAutospacing="0" w:after="0" w:afterAutospacing="0" w:line="320" w:lineRule="exact"/>
        <w:jc w:val="both"/>
        <w:textAlignment w:val="baseline"/>
        <w:rPr>
          <w:rFonts w:eastAsia="MS Mincho"/>
          <w:sz w:val="22"/>
          <w:szCs w:val="22"/>
        </w:rPr>
      </w:pPr>
      <w:r w:rsidRPr="00B8041E">
        <w:rPr>
          <w:rFonts w:eastAsia="MS Mincho"/>
          <w:sz w:val="22"/>
          <w:szCs w:val="22"/>
        </w:rPr>
        <w:t xml:space="preserve">A </w:t>
      </w:r>
      <w:r w:rsidRPr="00B8041E">
        <w:rPr>
          <w:rFonts w:eastAsia="MS Mincho"/>
          <w:b/>
          <w:bCs/>
          <w:sz w:val="22"/>
          <w:szCs w:val="22"/>
        </w:rPr>
        <w:t>implementação</w:t>
      </w:r>
      <w:r w:rsidRPr="00B8041E">
        <w:rPr>
          <w:rFonts w:eastAsia="MS Mincho"/>
          <w:sz w:val="22"/>
          <w:szCs w:val="22"/>
        </w:rPr>
        <w:t xml:space="preserve"> das medidas e planos de ação decorrentes do diagnóstico, além da consultoria jurídica</w:t>
      </w:r>
      <w:r w:rsidR="0044157E" w:rsidRPr="00B8041E">
        <w:rPr>
          <w:rFonts w:eastAsia="MS Mincho"/>
          <w:sz w:val="22"/>
          <w:szCs w:val="22"/>
        </w:rPr>
        <w:t xml:space="preserve"> de questões do </w:t>
      </w:r>
      <w:r w:rsidR="00116F23" w:rsidRPr="00B8041E">
        <w:rPr>
          <w:rFonts w:eastAsia="MS Mincho"/>
          <w:sz w:val="22"/>
          <w:szCs w:val="22"/>
        </w:rPr>
        <w:t>dia a dia</w:t>
      </w:r>
      <w:r w:rsidR="0044157E" w:rsidRPr="00B8041E">
        <w:rPr>
          <w:rFonts w:eastAsia="MS Mincho"/>
          <w:sz w:val="22"/>
          <w:szCs w:val="22"/>
        </w:rPr>
        <w:t>,</w:t>
      </w:r>
      <w:r w:rsidRPr="00B8041E">
        <w:rPr>
          <w:rFonts w:eastAsia="MS Mincho"/>
          <w:sz w:val="22"/>
          <w:szCs w:val="22"/>
        </w:rPr>
        <w:t xml:space="preserve"> poderão ser objeto de contratação complementar.</w:t>
      </w:r>
    </w:p>
    <w:p w14:paraId="283F701F" w14:textId="4CD2BBCD" w:rsidR="008B1F03" w:rsidRDefault="008B1F03">
      <w:pPr>
        <w:rPr>
          <w:lang w:eastAsia="pt-BR"/>
        </w:rPr>
      </w:pPr>
      <w:r>
        <w:rPr>
          <w:lang w:eastAsia="pt-BR"/>
        </w:rPr>
        <w:br w:type="page"/>
      </w:r>
    </w:p>
    <w:p w14:paraId="4B7B7ACB" w14:textId="77777777" w:rsidR="00444D6D" w:rsidRPr="00B8041E" w:rsidRDefault="00444D6D" w:rsidP="00444D6D">
      <w:pPr>
        <w:rPr>
          <w:lang w:eastAsia="pt-BR"/>
        </w:rPr>
      </w:pPr>
    </w:p>
    <w:bookmarkEnd w:id="0"/>
    <w:bookmarkEnd w:id="1"/>
    <w:p w14:paraId="316C05BC" w14:textId="4828E10D" w:rsidR="357C78E0" w:rsidRPr="00B8041E" w:rsidRDefault="357C78E0" w:rsidP="004936BD">
      <w:pPr>
        <w:pStyle w:val="1"/>
        <w:ind w:right="0"/>
        <w:rPr>
          <w:b w:val="0"/>
          <w:bCs w:val="0"/>
          <w:smallCaps w:val="0"/>
          <w:sz w:val="22"/>
          <w:szCs w:val="22"/>
        </w:rPr>
      </w:pPr>
      <w:r w:rsidRPr="00B8041E">
        <w:rPr>
          <w:sz w:val="22"/>
          <w:szCs w:val="22"/>
        </w:rPr>
        <w:t>Objetos Excluídos do Contrato</w:t>
      </w:r>
    </w:p>
    <w:p w14:paraId="540C3880" w14:textId="77777777" w:rsidR="009B2AD5" w:rsidRPr="00B8041E" w:rsidRDefault="009B2AD5" w:rsidP="004936BD">
      <w:pPr>
        <w:pStyle w:val="1"/>
        <w:numPr>
          <w:ilvl w:val="0"/>
          <w:numId w:val="0"/>
        </w:numPr>
        <w:ind w:left="720" w:right="0"/>
        <w:rPr>
          <w:b w:val="0"/>
          <w:bCs w:val="0"/>
          <w:smallCaps w:val="0"/>
          <w:sz w:val="22"/>
          <w:szCs w:val="22"/>
        </w:rPr>
      </w:pPr>
    </w:p>
    <w:p w14:paraId="6A220B09" w14:textId="01DE32BE" w:rsidR="00004E7F" w:rsidRPr="00B8041E" w:rsidRDefault="00970DC1" w:rsidP="00DE2A1C">
      <w:pPr>
        <w:pStyle w:val="paragraph"/>
        <w:numPr>
          <w:ilvl w:val="1"/>
          <w:numId w:val="33"/>
        </w:numPr>
        <w:spacing w:before="0" w:beforeAutospacing="0" w:after="0" w:afterAutospacing="0" w:line="320" w:lineRule="exact"/>
        <w:jc w:val="both"/>
        <w:textAlignment w:val="baseline"/>
        <w:rPr>
          <w:rFonts w:eastAsia="MS Mincho"/>
          <w:sz w:val="22"/>
          <w:szCs w:val="22"/>
        </w:rPr>
      </w:pPr>
      <w:r w:rsidRPr="00B8041E">
        <w:rPr>
          <w:rFonts w:eastAsia="MS Mincho"/>
          <w:i/>
          <w:iCs/>
          <w:sz w:val="22"/>
          <w:szCs w:val="22"/>
        </w:rPr>
        <w:t>Atos jurídicos excluídos do objeto do presente Contrato</w:t>
      </w:r>
      <w:r w:rsidRPr="00B8041E">
        <w:rPr>
          <w:rFonts w:eastAsia="MS Mincho"/>
          <w:sz w:val="22"/>
          <w:szCs w:val="22"/>
        </w:rPr>
        <w:t>.</w:t>
      </w:r>
      <w:r w:rsidRPr="00B8041E">
        <w:rPr>
          <w:rFonts w:eastAsia="MS Mincho"/>
          <w:i/>
          <w:iCs/>
          <w:sz w:val="22"/>
          <w:szCs w:val="22"/>
        </w:rPr>
        <w:t xml:space="preserve"> </w:t>
      </w:r>
      <w:r w:rsidR="00C04BB2" w:rsidRPr="00B8041E">
        <w:rPr>
          <w:rFonts w:eastAsia="MS Mincho"/>
          <w:sz w:val="22"/>
          <w:szCs w:val="22"/>
        </w:rPr>
        <w:t xml:space="preserve">As atividades jurídicas contempladas pela atuação da </w:t>
      </w:r>
      <w:r w:rsidR="00C04BB2" w:rsidRPr="00B8041E">
        <w:rPr>
          <w:rFonts w:eastAsia="MS Mincho"/>
          <w:b/>
          <w:bCs/>
          <w:smallCaps/>
          <w:sz w:val="22"/>
          <w:szCs w:val="22"/>
        </w:rPr>
        <w:t>Contratada</w:t>
      </w:r>
      <w:r w:rsidR="00C04BB2" w:rsidRPr="00B8041E">
        <w:rPr>
          <w:rFonts w:eastAsia="MS Mincho"/>
          <w:sz w:val="22"/>
          <w:szCs w:val="22"/>
        </w:rPr>
        <w:t xml:space="preserve"> estão </w:t>
      </w:r>
      <w:r w:rsidR="00B74BA8" w:rsidRPr="00B8041E">
        <w:rPr>
          <w:rFonts w:eastAsia="MS Mincho"/>
          <w:sz w:val="22"/>
          <w:szCs w:val="22"/>
        </w:rPr>
        <w:t>expressas e exatamente delineadas</w:t>
      </w:r>
      <w:r w:rsidR="00C04BB2" w:rsidRPr="00B8041E">
        <w:rPr>
          <w:rFonts w:eastAsia="MS Mincho"/>
          <w:sz w:val="22"/>
          <w:szCs w:val="22"/>
        </w:rPr>
        <w:t xml:space="preserve"> n</w:t>
      </w:r>
      <w:r w:rsidR="003C735A" w:rsidRPr="00B8041E">
        <w:rPr>
          <w:rFonts w:eastAsia="MS Mincho"/>
          <w:sz w:val="22"/>
          <w:szCs w:val="22"/>
        </w:rPr>
        <w:t>o item 1 do presente contrato</w:t>
      </w:r>
      <w:r w:rsidR="004510D0" w:rsidRPr="00B8041E">
        <w:rPr>
          <w:rFonts w:eastAsia="MS Mincho"/>
          <w:sz w:val="22"/>
          <w:szCs w:val="22"/>
        </w:rPr>
        <w:t xml:space="preserve">. </w:t>
      </w:r>
      <w:r w:rsidRPr="00B8041E">
        <w:rPr>
          <w:rFonts w:eastAsia="MS Mincho"/>
          <w:sz w:val="22"/>
          <w:szCs w:val="22"/>
        </w:rPr>
        <w:t xml:space="preserve">Dentre </w:t>
      </w:r>
      <w:r w:rsidR="00B74BA8" w:rsidRPr="00B8041E">
        <w:rPr>
          <w:rFonts w:eastAsia="MS Mincho"/>
          <w:sz w:val="22"/>
          <w:szCs w:val="22"/>
        </w:rPr>
        <w:t xml:space="preserve">todas as </w:t>
      </w:r>
      <w:r w:rsidRPr="00B8041E">
        <w:rPr>
          <w:rFonts w:eastAsia="MS Mincho"/>
          <w:sz w:val="22"/>
          <w:szCs w:val="22"/>
        </w:rPr>
        <w:t xml:space="preserve">outras matérias </w:t>
      </w:r>
      <w:r w:rsidR="00270187" w:rsidRPr="00B8041E">
        <w:rPr>
          <w:rFonts w:eastAsia="MS Mincho"/>
          <w:sz w:val="22"/>
          <w:szCs w:val="22"/>
        </w:rPr>
        <w:t xml:space="preserve">do Direito </w:t>
      </w:r>
      <w:r w:rsidRPr="00B8041E">
        <w:rPr>
          <w:rFonts w:eastAsia="MS Mincho"/>
          <w:sz w:val="22"/>
          <w:szCs w:val="22"/>
        </w:rPr>
        <w:t>não relacionadas aos Serviços, o presente Contrato</w:t>
      </w:r>
      <w:r w:rsidR="00CA47BA" w:rsidRPr="00B8041E">
        <w:rPr>
          <w:rFonts w:eastAsia="MS Mincho"/>
          <w:sz w:val="22"/>
          <w:szCs w:val="22"/>
        </w:rPr>
        <w:t xml:space="preserve"> também</w:t>
      </w:r>
      <w:r w:rsidRPr="00B8041E">
        <w:rPr>
          <w:rFonts w:eastAsia="MS Mincho"/>
          <w:sz w:val="22"/>
          <w:szCs w:val="22"/>
        </w:rPr>
        <w:t xml:space="preserve"> não abrangerá: (i) A condução de processos</w:t>
      </w:r>
      <w:r w:rsidR="002A0E87" w:rsidRPr="00B8041E">
        <w:rPr>
          <w:rFonts w:eastAsia="MS Mincho"/>
          <w:sz w:val="22"/>
          <w:szCs w:val="22"/>
        </w:rPr>
        <w:t xml:space="preserve"> administrativos</w:t>
      </w:r>
      <w:r w:rsidR="004168B9" w:rsidRPr="00B8041E">
        <w:rPr>
          <w:rFonts w:eastAsia="MS Mincho"/>
          <w:sz w:val="22"/>
          <w:szCs w:val="22"/>
        </w:rPr>
        <w:t xml:space="preserve"> ou arbitrais</w:t>
      </w:r>
      <w:r w:rsidRPr="00B8041E">
        <w:rPr>
          <w:rFonts w:eastAsia="MS Mincho"/>
          <w:sz w:val="22"/>
          <w:szCs w:val="22"/>
        </w:rPr>
        <w:t xml:space="preserve">; (ii) </w:t>
      </w:r>
      <w:r w:rsidR="002A0E87" w:rsidRPr="00B8041E">
        <w:rPr>
          <w:rFonts w:eastAsia="MS Mincho"/>
          <w:sz w:val="22"/>
          <w:szCs w:val="22"/>
        </w:rPr>
        <w:t>Consultoria em direito tributário, societário ou regulatório</w:t>
      </w:r>
      <w:r w:rsidRPr="00B8041E">
        <w:rPr>
          <w:rFonts w:eastAsia="MS Mincho"/>
          <w:sz w:val="22"/>
          <w:szCs w:val="22"/>
        </w:rPr>
        <w:t xml:space="preserve">; (iii) </w:t>
      </w:r>
      <w:r w:rsidR="002A0E87" w:rsidRPr="00B8041E">
        <w:rPr>
          <w:rFonts w:eastAsia="MS Mincho"/>
          <w:sz w:val="22"/>
          <w:szCs w:val="22"/>
        </w:rPr>
        <w:t>Elaboração de pareceres técnicos;</w:t>
      </w:r>
      <w:r w:rsidRPr="00B8041E">
        <w:rPr>
          <w:rFonts w:eastAsia="MS Mincho"/>
          <w:sz w:val="22"/>
          <w:szCs w:val="22"/>
        </w:rPr>
        <w:t xml:space="preserve"> (</w:t>
      </w:r>
      <w:r w:rsidR="002A0E87" w:rsidRPr="00B8041E">
        <w:rPr>
          <w:rFonts w:eastAsia="MS Mincho"/>
          <w:sz w:val="22"/>
          <w:szCs w:val="22"/>
        </w:rPr>
        <w:t>i</w:t>
      </w:r>
      <w:r w:rsidRPr="00B8041E">
        <w:rPr>
          <w:rFonts w:eastAsia="MS Mincho"/>
          <w:sz w:val="22"/>
          <w:szCs w:val="22"/>
        </w:rPr>
        <w:t>v)</w:t>
      </w:r>
      <w:r w:rsidR="002A0E87" w:rsidRPr="00B8041E">
        <w:rPr>
          <w:sz w:val="22"/>
          <w:szCs w:val="22"/>
        </w:rPr>
        <w:t xml:space="preserve"> </w:t>
      </w:r>
      <w:r w:rsidR="002A0E87" w:rsidRPr="00B8041E">
        <w:rPr>
          <w:rFonts w:eastAsia="MS Mincho"/>
          <w:sz w:val="22"/>
          <w:szCs w:val="22"/>
        </w:rPr>
        <w:t>Gestão eletrônica de contratos por plataformas terceirizadas; (v)</w:t>
      </w:r>
      <w:r w:rsidRPr="00B8041E">
        <w:rPr>
          <w:rFonts w:eastAsia="MS Mincho"/>
          <w:sz w:val="22"/>
          <w:szCs w:val="22"/>
        </w:rPr>
        <w:t xml:space="preserve"> Consultoria, confecção de minutas contratuais ou implementação de procedimentos e diretrizes atinentes à Lei Geral de Proteção de Dados (“LGPD”); (vi)</w:t>
      </w:r>
      <w:r w:rsidR="002A0E87" w:rsidRPr="00B8041E">
        <w:rPr>
          <w:rFonts w:eastAsia="MS Mincho"/>
          <w:sz w:val="22"/>
          <w:szCs w:val="22"/>
        </w:rPr>
        <w:t xml:space="preserve"> Consultoria societária, estruturação jurídica de empresas ou </w:t>
      </w:r>
      <w:r w:rsidRPr="00B8041E">
        <w:rPr>
          <w:rFonts w:eastAsia="MS Mincho"/>
          <w:sz w:val="22"/>
          <w:szCs w:val="22"/>
        </w:rPr>
        <w:t xml:space="preserve">patrimonial, seja por meio de criação de </w:t>
      </w:r>
      <w:r w:rsidRPr="00B8041E">
        <w:rPr>
          <w:rFonts w:eastAsia="MS Mincho"/>
          <w:i/>
          <w:iCs/>
          <w:sz w:val="22"/>
          <w:szCs w:val="22"/>
        </w:rPr>
        <w:t>Holdings</w:t>
      </w:r>
      <w:r w:rsidRPr="00B8041E">
        <w:rPr>
          <w:rFonts w:eastAsia="MS Mincho"/>
          <w:sz w:val="22"/>
          <w:szCs w:val="22"/>
        </w:rPr>
        <w:t xml:space="preserve">, Empresas Estrangeiras ou Empresas voltadas ao Planejamento Familiar Sucessório; </w:t>
      </w:r>
      <w:r w:rsidR="00D73DD8" w:rsidRPr="00B8041E">
        <w:rPr>
          <w:rFonts w:eastAsia="MS Mincho"/>
          <w:sz w:val="22"/>
          <w:szCs w:val="22"/>
        </w:rPr>
        <w:t>(</w:t>
      </w:r>
      <w:r w:rsidR="002A0E87" w:rsidRPr="00B8041E">
        <w:rPr>
          <w:rFonts w:eastAsia="MS Mincho"/>
          <w:sz w:val="22"/>
          <w:szCs w:val="22"/>
        </w:rPr>
        <w:t>vii</w:t>
      </w:r>
      <w:r w:rsidR="00D73DD8" w:rsidRPr="00B8041E">
        <w:rPr>
          <w:rFonts w:eastAsia="MS Mincho"/>
          <w:sz w:val="22"/>
          <w:szCs w:val="22"/>
        </w:rPr>
        <w:t xml:space="preserve">) </w:t>
      </w:r>
      <w:r w:rsidRPr="00B8041E">
        <w:rPr>
          <w:rFonts w:eastAsia="MS Mincho"/>
          <w:sz w:val="22"/>
          <w:szCs w:val="22"/>
        </w:rPr>
        <w:t>Elaboração, revisão e alteração de contratos e instrumentos relacionados às questões regulatórias e administrativas, que envolvam, dentre outras matérias, mercado de capitais, licenças, alvarás de atividades empresariais dependentes de autorização</w:t>
      </w:r>
      <w:r w:rsidR="00EC105F" w:rsidRPr="00B8041E">
        <w:rPr>
          <w:rFonts w:eastAsia="MS Mincho"/>
          <w:sz w:val="22"/>
          <w:szCs w:val="22"/>
        </w:rPr>
        <w:t xml:space="preserve">. </w:t>
      </w:r>
    </w:p>
    <w:p w14:paraId="6DDCAA82" w14:textId="77777777" w:rsidR="00FA3104" w:rsidRPr="00B8041E" w:rsidRDefault="00FA3104" w:rsidP="0044348B">
      <w:pPr>
        <w:pStyle w:val="paragraph"/>
        <w:spacing w:before="0" w:beforeAutospacing="0" w:after="0" w:afterAutospacing="0" w:line="320" w:lineRule="exact"/>
        <w:jc w:val="both"/>
        <w:textAlignment w:val="baseline"/>
        <w:rPr>
          <w:rFonts w:eastAsia="MS Mincho"/>
          <w:sz w:val="22"/>
          <w:szCs w:val="22"/>
        </w:rPr>
      </w:pPr>
    </w:p>
    <w:p w14:paraId="360E13A6" w14:textId="21826427" w:rsidR="00004E7F" w:rsidRPr="00B8041E" w:rsidRDefault="00FA3104" w:rsidP="00711A30">
      <w:pPr>
        <w:pStyle w:val="paragraph"/>
        <w:numPr>
          <w:ilvl w:val="1"/>
          <w:numId w:val="33"/>
        </w:numPr>
        <w:spacing w:before="0" w:beforeAutospacing="0" w:after="0" w:afterAutospacing="0" w:line="320" w:lineRule="exact"/>
        <w:jc w:val="both"/>
        <w:textAlignment w:val="baseline"/>
        <w:rPr>
          <w:rFonts w:eastAsia="MS Mincho"/>
          <w:sz w:val="22"/>
          <w:szCs w:val="22"/>
        </w:rPr>
      </w:pPr>
      <w:r w:rsidRPr="0044348B">
        <w:rPr>
          <w:rFonts w:eastAsia="MS Mincho"/>
          <w:i/>
          <w:iCs/>
          <w:sz w:val="22"/>
          <w:szCs w:val="22"/>
        </w:rPr>
        <w:t xml:space="preserve">Atividades jurídicas trabalhistas excluídas do objeto do presente Contrato. </w:t>
      </w:r>
      <w:r>
        <w:rPr>
          <w:rFonts w:eastAsia="MS Mincho"/>
          <w:sz w:val="22"/>
          <w:szCs w:val="22"/>
        </w:rPr>
        <w:t>Ainda,</w:t>
      </w:r>
      <w:r w:rsidR="00004E7F" w:rsidRPr="00B8041E">
        <w:rPr>
          <w:rFonts w:eastAsia="MS Mincho"/>
          <w:sz w:val="22"/>
          <w:szCs w:val="22"/>
        </w:rPr>
        <w:t xml:space="preserve"> são</w:t>
      </w:r>
      <w:r>
        <w:rPr>
          <w:rFonts w:eastAsia="MS Mincho"/>
          <w:sz w:val="22"/>
          <w:szCs w:val="22"/>
        </w:rPr>
        <w:t xml:space="preserve"> </w:t>
      </w:r>
      <w:r w:rsidR="00004E7F" w:rsidRPr="00B8041E">
        <w:rPr>
          <w:rFonts w:eastAsia="MS Mincho"/>
          <w:sz w:val="22"/>
          <w:szCs w:val="22"/>
        </w:rPr>
        <w:t xml:space="preserve">atividades jurídicas trabalhistas </w:t>
      </w:r>
      <w:r w:rsidR="00004E7F" w:rsidRPr="00B8041E">
        <w:rPr>
          <w:rFonts w:eastAsia="MS Mincho"/>
          <w:b/>
          <w:bCs/>
          <w:sz w:val="22"/>
          <w:szCs w:val="22"/>
        </w:rPr>
        <w:t xml:space="preserve">não vinculadas ao presente </w:t>
      </w:r>
      <w:r>
        <w:rPr>
          <w:rFonts w:eastAsia="MS Mincho"/>
          <w:b/>
          <w:bCs/>
          <w:sz w:val="22"/>
          <w:szCs w:val="22"/>
        </w:rPr>
        <w:t>C</w:t>
      </w:r>
      <w:r w:rsidR="00004E7F" w:rsidRPr="00B8041E">
        <w:rPr>
          <w:rFonts w:eastAsia="MS Mincho"/>
          <w:b/>
          <w:bCs/>
          <w:sz w:val="22"/>
          <w:szCs w:val="22"/>
        </w:rPr>
        <w:t>ontrato</w:t>
      </w:r>
      <w:r w:rsidR="00004E7F" w:rsidRPr="00B8041E">
        <w:rPr>
          <w:rFonts w:eastAsia="MS Mincho"/>
          <w:sz w:val="22"/>
          <w:szCs w:val="22"/>
        </w:rPr>
        <w:t xml:space="preserve">, </w:t>
      </w:r>
      <w:r w:rsidR="00004E7F" w:rsidRPr="0044348B">
        <w:rPr>
          <w:rFonts w:eastAsia="MS Mincho"/>
          <w:sz w:val="22"/>
          <w:szCs w:val="22"/>
        </w:rPr>
        <w:t>podendo ser objeto de aditivo contratual</w:t>
      </w:r>
      <w:r>
        <w:rPr>
          <w:rFonts w:eastAsia="MS Mincho"/>
          <w:sz w:val="22"/>
          <w:szCs w:val="22"/>
        </w:rPr>
        <w:t>, conforme Cláusula 2.3.</w:t>
      </w:r>
      <w:r w:rsidR="00004E7F" w:rsidRPr="00B8041E">
        <w:rPr>
          <w:rFonts w:eastAsia="MS Mincho"/>
          <w:sz w:val="22"/>
          <w:szCs w:val="22"/>
        </w:rPr>
        <w:t xml:space="preserve">: </w:t>
      </w:r>
      <w:r w:rsidR="005A0893" w:rsidRPr="00B8041E">
        <w:rPr>
          <w:rFonts w:eastAsia="MS Mincho"/>
          <w:sz w:val="22"/>
          <w:szCs w:val="22"/>
        </w:rPr>
        <w:t>i) atuação defensiva em reclamações trabalhistas; i</w:t>
      </w:r>
      <w:r w:rsidR="00004E7F" w:rsidRPr="00B8041E">
        <w:rPr>
          <w:rFonts w:eastAsia="MS Mincho"/>
          <w:sz w:val="22"/>
          <w:szCs w:val="22"/>
        </w:rPr>
        <w:t xml:space="preserve">i) a condução consultiva de </w:t>
      </w:r>
      <w:r w:rsidR="000446EF" w:rsidRPr="00B8041E">
        <w:rPr>
          <w:rFonts w:eastAsia="MS Mincho"/>
          <w:sz w:val="22"/>
          <w:szCs w:val="22"/>
        </w:rPr>
        <w:t>dúvidas diárias trabalhistas</w:t>
      </w:r>
      <w:r w:rsidR="00004E7F" w:rsidRPr="00B8041E">
        <w:rPr>
          <w:rFonts w:eastAsia="MS Mincho"/>
          <w:sz w:val="22"/>
          <w:szCs w:val="22"/>
        </w:rPr>
        <w:t>; ii</w:t>
      </w:r>
      <w:r w:rsidR="005A0893" w:rsidRPr="00B8041E">
        <w:rPr>
          <w:rFonts w:eastAsia="MS Mincho"/>
          <w:sz w:val="22"/>
          <w:szCs w:val="22"/>
        </w:rPr>
        <w:t>i</w:t>
      </w:r>
      <w:r w:rsidR="00004E7F" w:rsidRPr="00B8041E">
        <w:rPr>
          <w:rFonts w:eastAsia="MS Mincho"/>
          <w:sz w:val="22"/>
          <w:szCs w:val="22"/>
        </w:rPr>
        <w:t xml:space="preserve">) reestruturação de governança trabalhista mediante a aplicação de programa </w:t>
      </w:r>
      <w:r w:rsidR="00004E7F" w:rsidRPr="00B8041E">
        <w:rPr>
          <w:rFonts w:eastAsia="MS Mincho"/>
          <w:i/>
          <w:iCs/>
          <w:sz w:val="22"/>
          <w:szCs w:val="22"/>
        </w:rPr>
        <w:t>compliance</w:t>
      </w:r>
      <w:r w:rsidR="00004E7F" w:rsidRPr="00B8041E">
        <w:rPr>
          <w:rFonts w:eastAsia="MS Mincho"/>
          <w:sz w:val="22"/>
          <w:szCs w:val="22"/>
        </w:rPr>
        <w:t xml:space="preserve"> trabalhista; i</w:t>
      </w:r>
      <w:r w:rsidR="005A0893" w:rsidRPr="00B8041E">
        <w:rPr>
          <w:rFonts w:eastAsia="MS Mincho"/>
          <w:sz w:val="22"/>
          <w:szCs w:val="22"/>
        </w:rPr>
        <w:t>v</w:t>
      </w:r>
      <w:r w:rsidR="00004E7F" w:rsidRPr="00B8041E">
        <w:rPr>
          <w:rFonts w:eastAsia="MS Mincho"/>
          <w:sz w:val="22"/>
          <w:szCs w:val="22"/>
        </w:rPr>
        <w:t xml:space="preserve">) </w:t>
      </w:r>
      <w:r w:rsidR="00871D7B" w:rsidRPr="00B8041E">
        <w:rPr>
          <w:sz w:val="22"/>
          <w:szCs w:val="22"/>
        </w:rPr>
        <w:t xml:space="preserve">realização de Auditoria Trabalhista, com o objetivo de identificar, mapear e mensurar </w:t>
      </w:r>
      <w:r w:rsidR="00871D7B" w:rsidRPr="00B8041E">
        <w:rPr>
          <w:b/>
          <w:bCs/>
          <w:sz w:val="22"/>
          <w:szCs w:val="22"/>
        </w:rPr>
        <w:t>riscos trabalhistas específicos</w:t>
      </w:r>
      <w:r w:rsidR="00871D7B" w:rsidRPr="00B8041E">
        <w:rPr>
          <w:sz w:val="22"/>
          <w:szCs w:val="22"/>
        </w:rPr>
        <w:t>, evidentes e ocultos, bem como oferecer recomendações estratégicas para mitigação de contingências jurídicas, financeiras e reputacionais</w:t>
      </w:r>
      <w:r w:rsidR="00B90F6D" w:rsidRPr="00B8041E">
        <w:rPr>
          <w:sz w:val="22"/>
          <w:szCs w:val="22"/>
        </w:rPr>
        <w:t xml:space="preserve">, exceto ao que se refere aos riscos psicossociais, objeto do contrato em questão; </w:t>
      </w:r>
      <w:r w:rsidR="00004E7F" w:rsidRPr="00B8041E">
        <w:rPr>
          <w:rFonts w:eastAsia="MS Mincho"/>
          <w:sz w:val="22"/>
          <w:szCs w:val="22"/>
        </w:rPr>
        <w:t>v) atuação defensiva em procedimentos administrativos conduzidos pelo Ministério Público do Trabalho e Ministério do Trabalho e Emprego; e v</w:t>
      </w:r>
      <w:r w:rsidR="005A0893" w:rsidRPr="00B8041E">
        <w:rPr>
          <w:rFonts w:eastAsia="MS Mincho"/>
          <w:sz w:val="22"/>
          <w:szCs w:val="22"/>
        </w:rPr>
        <w:t>i</w:t>
      </w:r>
      <w:r w:rsidR="00004E7F" w:rsidRPr="00B8041E">
        <w:rPr>
          <w:rFonts w:eastAsia="MS Mincho"/>
          <w:sz w:val="22"/>
          <w:szCs w:val="22"/>
        </w:rPr>
        <w:t>) Realização de sustentação oral nos Tribunais Regionais do Trabalho e Tribunal Superior do Trabalho</w:t>
      </w:r>
      <w:r>
        <w:rPr>
          <w:rFonts w:eastAsia="MS Mincho"/>
          <w:sz w:val="22"/>
          <w:szCs w:val="22"/>
        </w:rPr>
        <w:t>.</w:t>
      </w:r>
    </w:p>
    <w:p w14:paraId="611D5B6D" w14:textId="77777777" w:rsidR="002A0E87" w:rsidRPr="00B8041E" w:rsidRDefault="002A0E87" w:rsidP="004936BD">
      <w:pPr>
        <w:pStyle w:val="paragraph"/>
        <w:spacing w:before="0" w:beforeAutospacing="0" w:after="0" w:afterAutospacing="0" w:line="320" w:lineRule="exact"/>
        <w:ind w:left="720"/>
        <w:jc w:val="both"/>
        <w:textAlignment w:val="baseline"/>
        <w:rPr>
          <w:rFonts w:eastAsia="MS Mincho"/>
          <w:sz w:val="22"/>
          <w:szCs w:val="22"/>
        </w:rPr>
      </w:pPr>
    </w:p>
    <w:p w14:paraId="68872847" w14:textId="23B16A6D" w:rsidR="00970DC1" w:rsidRPr="00B8041E" w:rsidRDefault="00970DC1" w:rsidP="004936BD">
      <w:pPr>
        <w:pStyle w:val="paragraph"/>
        <w:numPr>
          <w:ilvl w:val="1"/>
          <w:numId w:val="33"/>
        </w:numPr>
        <w:spacing w:before="0" w:beforeAutospacing="0" w:after="0" w:afterAutospacing="0" w:line="320" w:lineRule="exact"/>
        <w:jc w:val="both"/>
        <w:textAlignment w:val="baseline"/>
        <w:rPr>
          <w:rFonts w:eastAsia="MS Mincho"/>
          <w:sz w:val="22"/>
          <w:szCs w:val="22"/>
        </w:rPr>
      </w:pPr>
      <w:r w:rsidRPr="00B8041E">
        <w:rPr>
          <w:rFonts w:eastAsia="MS Mincho"/>
          <w:i/>
          <w:iCs/>
          <w:sz w:val="22"/>
          <w:szCs w:val="22"/>
        </w:rPr>
        <w:t xml:space="preserve">Alteração do escopo contratual. </w:t>
      </w:r>
      <w:r w:rsidRPr="00B8041E">
        <w:rPr>
          <w:rFonts w:eastAsia="MS Mincho"/>
          <w:sz w:val="22"/>
          <w:szCs w:val="22"/>
        </w:rPr>
        <w:t xml:space="preserve">Eventual alteração ou acréscimo no escopo dos Serviços, inclusive a contratação da atuação de quaisquer das hipóteses excluídas do presente Contrato, </w:t>
      </w:r>
      <w:r w:rsidR="00FA3104">
        <w:rPr>
          <w:rFonts w:eastAsia="MS Mincho"/>
          <w:sz w:val="22"/>
          <w:szCs w:val="22"/>
        </w:rPr>
        <w:t xml:space="preserve">conforme mencionado nas Cláusulas 2.1. e 2.2., </w:t>
      </w:r>
      <w:r w:rsidRPr="00B8041E">
        <w:rPr>
          <w:rFonts w:eastAsia="MS Mincho"/>
          <w:sz w:val="22"/>
          <w:szCs w:val="22"/>
        </w:rPr>
        <w:t>somente poderão ser realiz</w:t>
      </w:r>
      <w:r w:rsidR="00FA3104">
        <w:rPr>
          <w:rFonts w:eastAsia="MS Mincho"/>
          <w:sz w:val="22"/>
          <w:szCs w:val="22"/>
        </w:rPr>
        <w:t xml:space="preserve">ados </w:t>
      </w:r>
      <w:r w:rsidRPr="00B8041E">
        <w:rPr>
          <w:rFonts w:eastAsia="MS Mincho"/>
          <w:sz w:val="22"/>
          <w:szCs w:val="22"/>
        </w:rPr>
        <w:t>mediante aditivo contratual.</w:t>
      </w:r>
    </w:p>
    <w:p w14:paraId="59BD821A" w14:textId="77777777" w:rsidR="007032F3" w:rsidRPr="00B8041E" w:rsidRDefault="007032F3" w:rsidP="004936BD">
      <w:pPr>
        <w:pStyle w:val="paragraph"/>
        <w:spacing w:before="0" w:beforeAutospacing="0" w:after="0" w:afterAutospacing="0" w:line="320" w:lineRule="exact"/>
        <w:jc w:val="both"/>
        <w:textAlignment w:val="baseline"/>
        <w:rPr>
          <w:rFonts w:eastAsia="MS Mincho"/>
          <w:sz w:val="22"/>
          <w:szCs w:val="22"/>
        </w:rPr>
      </w:pPr>
    </w:p>
    <w:p w14:paraId="1E98CFEE" w14:textId="546E5D62" w:rsidR="003D3790" w:rsidRPr="00B8041E"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bookmarkStart w:id="2" w:name="_Ref139384128"/>
      <w:r w:rsidRPr="00B8041E">
        <w:rPr>
          <w:rFonts w:ascii="Times New Roman" w:eastAsia="Times New Roman" w:hAnsi="Times New Roman"/>
          <w:b/>
          <w:bCs/>
          <w:smallCaps/>
          <w:lang w:eastAsia="pt-BR"/>
        </w:rPr>
        <w:t>Preço e Forma de pagamento</w:t>
      </w:r>
      <w:bookmarkEnd w:id="2"/>
    </w:p>
    <w:p w14:paraId="676DB0A1" w14:textId="77777777" w:rsidR="003D3790" w:rsidRPr="00B8041E" w:rsidRDefault="003D3790" w:rsidP="004936BD">
      <w:pPr>
        <w:spacing w:after="0" w:line="320" w:lineRule="exact"/>
        <w:ind w:left="360"/>
        <w:jc w:val="both"/>
        <w:rPr>
          <w:rFonts w:ascii="Times New Roman" w:eastAsia="Times New Roman" w:hAnsi="Times New Roman" w:cs="Times New Roman"/>
          <w:b/>
          <w:bCs/>
          <w:smallCaps/>
          <w:lang w:eastAsia="pt-BR"/>
        </w:rPr>
      </w:pPr>
    </w:p>
    <w:p w14:paraId="093BBC67" w14:textId="77777777" w:rsidR="00B31D81" w:rsidRPr="00B8041E" w:rsidRDefault="00D50A33" w:rsidP="007858A8">
      <w:pPr>
        <w:pStyle w:val="Ttulo1"/>
        <w:rPr>
          <w:sz w:val="22"/>
          <w:szCs w:val="22"/>
        </w:rPr>
      </w:pPr>
      <w:bookmarkStart w:id="3" w:name="_Ref159574288"/>
      <w:r w:rsidRPr="00B8041E">
        <w:rPr>
          <w:i/>
          <w:iCs/>
          <w:sz w:val="22"/>
          <w:szCs w:val="22"/>
        </w:rPr>
        <w:t xml:space="preserve"> </w:t>
      </w:r>
      <w:r w:rsidR="4452AEF1" w:rsidRPr="00B8041E">
        <w:rPr>
          <w:i/>
          <w:iCs/>
          <w:sz w:val="22"/>
          <w:szCs w:val="22"/>
        </w:rPr>
        <w:t>Honorários Contratuais.</w:t>
      </w:r>
      <w:r w:rsidR="4452AEF1" w:rsidRPr="00B8041E">
        <w:rPr>
          <w:sz w:val="22"/>
          <w:szCs w:val="22"/>
        </w:rPr>
        <w:t xml:space="preserve"> Para a prestação dos </w:t>
      </w:r>
      <w:r w:rsidR="00771CCA" w:rsidRPr="00B8041E">
        <w:rPr>
          <w:sz w:val="22"/>
          <w:szCs w:val="22"/>
        </w:rPr>
        <w:t>s</w:t>
      </w:r>
      <w:r w:rsidR="4452AEF1" w:rsidRPr="00B8041E">
        <w:rPr>
          <w:sz w:val="22"/>
          <w:szCs w:val="22"/>
        </w:rPr>
        <w:t>erviços</w:t>
      </w:r>
      <w:r w:rsidR="32237584" w:rsidRPr="00B8041E">
        <w:rPr>
          <w:sz w:val="22"/>
          <w:szCs w:val="22"/>
        </w:rPr>
        <w:t xml:space="preserve">, </w:t>
      </w:r>
      <w:r w:rsidR="4452AEF1" w:rsidRPr="00B8041E">
        <w:rPr>
          <w:sz w:val="22"/>
          <w:szCs w:val="22"/>
        </w:rPr>
        <w:t>será devido</w:t>
      </w:r>
      <w:r w:rsidR="004936BD" w:rsidRPr="00B8041E">
        <w:rPr>
          <w:sz w:val="22"/>
          <w:szCs w:val="22"/>
        </w:rPr>
        <w:t>,</w:t>
      </w:r>
      <w:r w:rsidR="4452AEF1" w:rsidRPr="00B8041E">
        <w:rPr>
          <w:sz w:val="22"/>
          <w:szCs w:val="22"/>
        </w:rPr>
        <w:t xml:space="preserve"> pela</w:t>
      </w:r>
      <w:r w:rsidR="00930B24" w:rsidRPr="00B8041E">
        <w:rPr>
          <w:sz w:val="22"/>
          <w:szCs w:val="22"/>
        </w:rPr>
        <w:t>s</w:t>
      </w:r>
      <w:r w:rsidR="005D4689" w:rsidRPr="00B8041E">
        <w:rPr>
          <w:sz w:val="22"/>
          <w:szCs w:val="22"/>
        </w:rPr>
        <w:t xml:space="preserve"> </w:t>
      </w:r>
      <w:r w:rsidR="00F34200" w:rsidRPr="00B8041E">
        <w:rPr>
          <w:b/>
          <w:bCs/>
          <w:smallCaps/>
          <w:sz w:val="22"/>
          <w:szCs w:val="22"/>
        </w:rPr>
        <w:t>Contratante</w:t>
      </w:r>
      <w:r w:rsidR="00930B24" w:rsidRPr="00B8041E">
        <w:rPr>
          <w:b/>
          <w:bCs/>
          <w:smallCaps/>
          <w:sz w:val="22"/>
          <w:szCs w:val="22"/>
        </w:rPr>
        <w:t>s</w:t>
      </w:r>
      <w:r w:rsidR="4452AEF1" w:rsidRPr="00B8041E">
        <w:rPr>
          <w:b/>
          <w:bCs/>
          <w:smallCaps/>
          <w:sz w:val="22"/>
          <w:szCs w:val="22"/>
        </w:rPr>
        <w:t xml:space="preserve">, </w:t>
      </w:r>
    </w:p>
    <w:p w14:paraId="72252058" w14:textId="77EFF4CE" w:rsidR="004936BD" w:rsidRPr="00B8041E" w:rsidRDefault="4452AEF1" w:rsidP="00B31D81">
      <w:pPr>
        <w:pStyle w:val="Ttulo1"/>
        <w:numPr>
          <w:ilvl w:val="0"/>
          <w:numId w:val="0"/>
        </w:numPr>
        <w:ind w:left="360"/>
        <w:rPr>
          <w:sz w:val="22"/>
          <w:szCs w:val="22"/>
        </w:rPr>
      </w:pPr>
      <w:r w:rsidRPr="00B8041E">
        <w:rPr>
          <w:sz w:val="22"/>
          <w:szCs w:val="22"/>
        </w:rPr>
        <w:t xml:space="preserve">o </w:t>
      </w:r>
      <w:r w:rsidR="00AE684B" w:rsidRPr="00B8041E">
        <w:rPr>
          <w:sz w:val="22"/>
          <w:szCs w:val="22"/>
        </w:rPr>
        <w:t>valor</w:t>
      </w:r>
      <w:r w:rsidR="002A0E87" w:rsidRPr="00B8041E">
        <w:rPr>
          <w:sz w:val="22"/>
          <w:szCs w:val="22"/>
        </w:rPr>
        <w:t xml:space="preserve"> </w:t>
      </w:r>
      <w:r w:rsidRPr="00B8041E">
        <w:rPr>
          <w:sz w:val="22"/>
          <w:szCs w:val="22"/>
        </w:rPr>
        <w:t>de</w:t>
      </w:r>
      <w:r w:rsidR="32237584" w:rsidRPr="00B8041E">
        <w:rPr>
          <w:sz w:val="22"/>
          <w:szCs w:val="22"/>
        </w:rPr>
        <w:t xml:space="preserve"> </w:t>
      </w:r>
      <w:r w:rsidR="009927A1" w:rsidRPr="00B8041E">
        <w:rPr>
          <w:b/>
          <w:bCs/>
          <w:sz w:val="22"/>
          <w:szCs w:val="22"/>
        </w:rPr>
        <w:t xml:space="preserve">R$ </w:t>
      </w:r>
      <w:bookmarkEnd w:id="3"/>
      <w:r w:rsidR="00F12724">
        <w:rPr>
          <w:b/>
          <w:bCs/>
          <w:sz w:val="22"/>
          <w:szCs w:val="22"/>
        </w:rPr>
        <w:t>R$ 4.000,00 (quatro mil reais)</w:t>
      </w:r>
      <w:r w:rsidR="007858A8" w:rsidRPr="00B8041E">
        <w:rPr>
          <w:b/>
          <w:bCs/>
          <w:sz w:val="22"/>
          <w:szCs w:val="22"/>
        </w:rPr>
        <w:t xml:space="preserve"> </w:t>
      </w:r>
      <w:r w:rsidR="005E5CBE" w:rsidRPr="00B8041E">
        <w:rPr>
          <w:sz w:val="22"/>
          <w:szCs w:val="22"/>
        </w:rPr>
        <w:t>a ser</w:t>
      </w:r>
      <w:r w:rsidR="007858A8" w:rsidRPr="00B8041E">
        <w:rPr>
          <w:sz w:val="22"/>
          <w:szCs w:val="22"/>
        </w:rPr>
        <w:t xml:space="preserve"> pa</w:t>
      </w:r>
      <w:r w:rsidR="00812771" w:rsidRPr="00B8041E">
        <w:rPr>
          <w:sz w:val="22"/>
          <w:szCs w:val="22"/>
        </w:rPr>
        <w:t>go</w:t>
      </w:r>
      <w:r w:rsidR="007858A8" w:rsidRPr="00B8041E">
        <w:rPr>
          <w:sz w:val="22"/>
          <w:szCs w:val="22"/>
        </w:rPr>
        <w:t xml:space="preserve"> em </w:t>
      </w:r>
      <w:r w:rsidR="00B12051">
        <w:rPr>
          <w:b/>
          <w:bCs/>
          <w:sz w:val="22"/>
          <w:szCs w:val="22"/>
        </w:rPr>
        <w:t>com uma entrada de R$ 1.200,00 (mil e duzentos reais)</w:t>
      </w:r>
      <w:r w:rsidR="006F12A0" w:rsidRPr="00B8041E">
        <w:rPr>
          <w:b/>
          <w:bCs/>
          <w:sz w:val="22"/>
          <w:szCs w:val="22"/>
        </w:rPr>
        <w:t>,</w:t>
      </w:r>
      <w:r w:rsidR="002E1F06">
        <w:rPr>
          <w:b/>
          <w:bCs/>
          <w:sz w:val="22"/>
          <w:szCs w:val="22"/>
        </w:rPr>
        <w:t xml:space="preserve"> </w:t>
      </w:r>
      <w:r w:rsidR="0070648A">
        <w:rPr>
          <w:b/>
          <w:bCs/>
          <w:sz w:val="22"/>
          <w:szCs w:val="22"/>
        </w:rPr>
        <w:t>e 7 (sete) parcelas iguais e sucessivas no valor de R$ 400,00 (quatrocentos reais)</w:t>
      </w:r>
      <w:r w:rsidR="006F12A0" w:rsidRPr="00B8041E">
        <w:rPr>
          <w:b/>
          <w:bCs/>
          <w:sz w:val="22"/>
          <w:szCs w:val="22"/>
        </w:rPr>
        <w:t xml:space="preserve"> </w:t>
      </w:r>
      <w:r w:rsidR="00984776" w:rsidRPr="00B8041E">
        <w:rPr>
          <w:sz w:val="22"/>
          <w:szCs w:val="22"/>
        </w:rPr>
        <w:t>englobando tributos</w:t>
      </w:r>
      <w:r w:rsidR="006F12A0" w:rsidRPr="00B8041E">
        <w:rPr>
          <w:sz w:val="22"/>
          <w:szCs w:val="22"/>
        </w:rPr>
        <w:t>.</w:t>
      </w:r>
    </w:p>
    <w:p w14:paraId="00691022" w14:textId="77777777" w:rsidR="004936BD" w:rsidRPr="00B8041E" w:rsidRDefault="004936BD" w:rsidP="004936BD">
      <w:pPr>
        <w:spacing w:line="320" w:lineRule="exact"/>
        <w:rPr>
          <w:rFonts w:ascii="Times New Roman" w:hAnsi="Times New Roman" w:cs="Times New Roman"/>
          <w:b/>
          <w:bCs/>
          <w:lang w:eastAsia="pt-BR"/>
        </w:rPr>
      </w:pPr>
    </w:p>
    <w:p w14:paraId="3EABCD4D" w14:textId="0300B11B" w:rsidR="00785515" w:rsidRDefault="4452AEF1" w:rsidP="007858A8">
      <w:pPr>
        <w:pStyle w:val="PargrafodaLista"/>
        <w:numPr>
          <w:ilvl w:val="1"/>
          <w:numId w:val="33"/>
        </w:numPr>
        <w:spacing w:after="0" w:line="320" w:lineRule="exact"/>
        <w:jc w:val="both"/>
        <w:rPr>
          <w:rFonts w:ascii="Times New Roman" w:eastAsia="MS Mincho" w:hAnsi="Times New Roman"/>
          <w:lang w:eastAsia="pt-BR"/>
        </w:rPr>
      </w:pPr>
      <w:r w:rsidRPr="00B8041E">
        <w:rPr>
          <w:rFonts w:ascii="Times New Roman" w:eastAsia="MS Mincho" w:hAnsi="Times New Roman"/>
          <w:i/>
          <w:iCs/>
          <w:lang w:eastAsia="pt-BR"/>
        </w:rPr>
        <w:t>Vencimento</w:t>
      </w:r>
      <w:r w:rsidRPr="00B8041E">
        <w:rPr>
          <w:rFonts w:ascii="Times New Roman" w:eastAsia="MS Mincho" w:hAnsi="Times New Roman"/>
          <w:lang w:eastAsia="pt-BR"/>
        </w:rPr>
        <w:t xml:space="preserve">. </w:t>
      </w:r>
      <w:r w:rsidR="00FB0CEC" w:rsidRPr="00B8041E">
        <w:rPr>
          <w:rFonts w:ascii="Times New Roman" w:eastAsia="MS Mincho" w:hAnsi="Times New Roman"/>
          <w:lang w:eastAsia="pt-BR"/>
        </w:rPr>
        <w:t>A</w:t>
      </w:r>
      <w:r w:rsidR="00080BA0" w:rsidRPr="00B8041E">
        <w:rPr>
          <w:rFonts w:ascii="Times New Roman" w:eastAsia="MS Mincho" w:hAnsi="Times New Roman"/>
          <w:lang w:eastAsia="pt-BR"/>
        </w:rPr>
        <w:t xml:space="preserve"> primeira</w:t>
      </w:r>
      <w:r w:rsidR="00FB0CEC" w:rsidRPr="00B8041E">
        <w:rPr>
          <w:rFonts w:ascii="Times New Roman" w:eastAsia="MS Mincho" w:hAnsi="Times New Roman"/>
          <w:lang w:eastAsia="pt-BR"/>
        </w:rPr>
        <w:t xml:space="preserve"> </w:t>
      </w:r>
      <w:r w:rsidR="003204F8" w:rsidRPr="00B8041E">
        <w:rPr>
          <w:rFonts w:ascii="Times New Roman" w:eastAsia="MS Mincho" w:hAnsi="Times New Roman"/>
          <w:lang w:eastAsia="pt-BR"/>
        </w:rPr>
        <w:t>parcela</w:t>
      </w:r>
      <w:r w:rsidR="00EE5523" w:rsidRPr="00B8041E">
        <w:rPr>
          <w:rFonts w:ascii="Times New Roman" w:eastAsia="MS Mincho" w:hAnsi="Times New Roman"/>
          <w:lang w:eastAsia="pt-BR"/>
        </w:rPr>
        <w:t xml:space="preserve"> dever</w:t>
      </w:r>
      <w:r w:rsidR="00620BDA" w:rsidRPr="00B8041E">
        <w:rPr>
          <w:rFonts w:ascii="Times New Roman" w:eastAsia="MS Mincho" w:hAnsi="Times New Roman"/>
          <w:lang w:eastAsia="pt-BR"/>
        </w:rPr>
        <w:t>á ser desembolsada</w:t>
      </w:r>
      <w:r w:rsidR="00EE5523" w:rsidRPr="00B8041E">
        <w:rPr>
          <w:rFonts w:ascii="Times New Roman" w:eastAsia="MS Mincho" w:hAnsi="Times New Roman"/>
          <w:lang w:eastAsia="pt-BR"/>
        </w:rPr>
        <w:t xml:space="preserve"> </w:t>
      </w:r>
      <w:r w:rsidR="00984776" w:rsidRPr="00B8041E">
        <w:rPr>
          <w:rFonts w:ascii="Times New Roman" w:eastAsia="MS Mincho" w:hAnsi="Times New Roman"/>
          <w:lang w:eastAsia="pt-BR"/>
        </w:rPr>
        <w:t>n</w:t>
      </w:r>
      <w:r w:rsidR="007858A8" w:rsidRPr="00B8041E">
        <w:rPr>
          <w:rFonts w:ascii="Times New Roman" w:eastAsia="MS Mincho" w:hAnsi="Times New Roman"/>
          <w:lang w:eastAsia="pt-BR"/>
        </w:rPr>
        <w:t xml:space="preserve">o dia 10 de </w:t>
      </w:r>
      <w:r w:rsidR="00127DE0">
        <w:rPr>
          <w:rFonts w:ascii="Times New Roman" w:eastAsia="MS Mincho" w:hAnsi="Times New Roman"/>
          <w:lang w:eastAsia="pt-BR"/>
        </w:rPr>
        <w:t>maio</w:t>
      </w:r>
      <w:r w:rsidR="007858A8" w:rsidRPr="00B8041E">
        <w:rPr>
          <w:rFonts w:ascii="Times New Roman" w:eastAsia="MS Mincho" w:hAnsi="Times New Roman"/>
          <w:lang w:eastAsia="pt-BR"/>
        </w:rPr>
        <w:t xml:space="preserve"> de 2026.</w:t>
      </w:r>
    </w:p>
    <w:p w14:paraId="29617C26" w14:textId="77777777" w:rsidR="00A7139A" w:rsidRDefault="00A7139A" w:rsidP="00A7139A">
      <w:pPr>
        <w:pStyle w:val="1"/>
        <w:numPr>
          <w:ilvl w:val="0"/>
          <w:numId w:val="0"/>
        </w:numPr>
        <w:ind w:left="720" w:hanging="360"/>
        <w:rPr>
          <w:rFonts w:eastAsia="MS Mincho"/>
        </w:rPr>
      </w:pPr>
    </w:p>
    <w:p w14:paraId="3BE601B3" w14:textId="77777777" w:rsidR="00A7139A" w:rsidRPr="00CB0D89" w:rsidRDefault="00A7139A" w:rsidP="00A7139A">
      <w:pPr>
        <w:pStyle w:val="PargrafodaLista"/>
        <w:numPr>
          <w:ilvl w:val="1"/>
          <w:numId w:val="33"/>
        </w:numPr>
        <w:spacing w:after="0" w:line="320" w:lineRule="exact"/>
        <w:jc w:val="both"/>
        <w:rPr>
          <w:rFonts w:ascii="Times New Roman" w:eastAsia="MS Mincho" w:hAnsi="Times New Roman"/>
          <w:smallCaps/>
          <w:lang w:eastAsia="pt-BR"/>
        </w:rPr>
      </w:pPr>
      <w:r w:rsidRPr="00CB0D89">
        <w:rPr>
          <w:rFonts w:ascii="Times New Roman" w:eastAsia="MS Mincho" w:hAnsi="Times New Roman"/>
          <w:i/>
          <w:iCs/>
          <w:lang w:eastAsia="pt-BR"/>
        </w:rPr>
        <w:lastRenderedPageBreak/>
        <w:t>Forma de Pagamento.</w:t>
      </w:r>
      <w:r>
        <w:rPr>
          <w:rFonts w:ascii="Times New Roman" w:eastAsia="MS Mincho" w:hAnsi="Times New Roman"/>
          <w:lang w:eastAsia="pt-BR"/>
        </w:rPr>
        <w:t xml:space="preserve"> </w:t>
      </w:r>
      <w:r w:rsidRPr="009447BF">
        <w:rPr>
          <w:rFonts w:ascii="Times New Roman" w:eastAsia="MS Mincho" w:hAnsi="Times New Roman"/>
          <w:lang w:eastAsia="pt-BR"/>
        </w:rPr>
        <w:t xml:space="preserve">O pagamento será realizado via boleto bancário, </w:t>
      </w:r>
      <w:r>
        <w:rPr>
          <w:rFonts w:ascii="Times New Roman" w:eastAsia="MS Mincho" w:hAnsi="Times New Roman"/>
          <w:lang w:eastAsia="pt-BR"/>
        </w:rPr>
        <w:t xml:space="preserve">a ser </w:t>
      </w:r>
      <w:r w:rsidRPr="009447BF">
        <w:rPr>
          <w:rFonts w:ascii="Times New Roman" w:eastAsia="MS Mincho" w:hAnsi="Times New Roman"/>
          <w:lang w:eastAsia="pt-BR"/>
        </w:rPr>
        <w:t>enviado</w:t>
      </w:r>
      <w:r>
        <w:rPr>
          <w:rFonts w:ascii="Times New Roman" w:eastAsia="MS Mincho" w:hAnsi="Times New Roman"/>
          <w:lang w:eastAsia="pt-BR"/>
        </w:rPr>
        <w:t xml:space="preserve">, </w:t>
      </w:r>
      <w:r w:rsidRPr="009447BF">
        <w:rPr>
          <w:rFonts w:ascii="Times New Roman" w:eastAsia="MS Mincho" w:hAnsi="Times New Roman"/>
          <w:lang w:eastAsia="pt-BR"/>
        </w:rPr>
        <w:t xml:space="preserve">com no mínimo 5 (cinco) dias de antecedência, pela </w:t>
      </w:r>
      <w:r w:rsidRPr="00CB0D89">
        <w:rPr>
          <w:rFonts w:ascii="Times New Roman" w:eastAsia="MS Mincho" w:hAnsi="Times New Roman"/>
          <w:b/>
          <w:bCs/>
          <w:smallCaps/>
          <w:lang w:eastAsia="pt-BR"/>
        </w:rPr>
        <w:t>Contratada</w:t>
      </w:r>
      <w:r w:rsidRPr="009447BF">
        <w:rPr>
          <w:rFonts w:ascii="Times New Roman" w:eastAsia="MS Mincho" w:hAnsi="Times New Roman"/>
          <w:b/>
          <w:bCs/>
          <w:lang w:eastAsia="pt-BR"/>
        </w:rPr>
        <w:t>,</w:t>
      </w:r>
      <w:r w:rsidRPr="009447BF">
        <w:rPr>
          <w:rFonts w:ascii="Times New Roman" w:eastAsia="MS Mincho" w:hAnsi="Times New Roman"/>
          <w:lang w:eastAsia="pt-BR"/>
        </w:rPr>
        <w:t xml:space="preserve"> à </w:t>
      </w:r>
      <w:r w:rsidRPr="00CB0D89">
        <w:rPr>
          <w:rFonts w:ascii="Times New Roman" w:eastAsia="MS Mincho" w:hAnsi="Times New Roman"/>
          <w:b/>
          <w:bCs/>
          <w:smallCaps/>
          <w:lang w:eastAsia="pt-BR"/>
        </w:rPr>
        <w:t>Contratante</w:t>
      </w:r>
      <w:r w:rsidRPr="009447BF">
        <w:rPr>
          <w:rFonts w:ascii="Times New Roman" w:eastAsia="MS Mincho" w:hAnsi="Times New Roman"/>
          <w:lang w:eastAsia="pt-BR"/>
        </w:rPr>
        <w:t xml:space="preserve">, no e-mail indicado pela </w:t>
      </w:r>
      <w:r w:rsidRPr="00CB0D89">
        <w:rPr>
          <w:rFonts w:ascii="Times New Roman" w:eastAsia="MS Mincho" w:hAnsi="Times New Roman"/>
          <w:b/>
          <w:bCs/>
          <w:smallCaps/>
          <w:lang w:eastAsia="pt-BR"/>
        </w:rPr>
        <w:t>Contratante.</w:t>
      </w:r>
    </w:p>
    <w:p w14:paraId="01DC0945" w14:textId="77777777" w:rsidR="00A7139A" w:rsidRPr="00CB0D89" w:rsidRDefault="00A7139A" w:rsidP="00A7139A">
      <w:pPr>
        <w:pStyle w:val="PargrafodaLista"/>
        <w:spacing w:after="0" w:line="320" w:lineRule="exact"/>
        <w:jc w:val="both"/>
        <w:rPr>
          <w:rFonts w:ascii="Times New Roman" w:eastAsia="MS Mincho" w:hAnsi="Times New Roman"/>
          <w:smallCaps/>
          <w:lang w:eastAsia="pt-BR"/>
        </w:rPr>
      </w:pPr>
    </w:p>
    <w:p w14:paraId="715C5C5A" w14:textId="77777777" w:rsidR="00A7139A" w:rsidRPr="00CB0D89" w:rsidRDefault="00A7139A" w:rsidP="00A7139A">
      <w:pPr>
        <w:pStyle w:val="Ttulo2"/>
        <w:rPr>
          <w:sz w:val="22"/>
          <w:szCs w:val="22"/>
        </w:rPr>
      </w:pPr>
      <w:r w:rsidRPr="00CB0D89">
        <w:rPr>
          <w:sz w:val="22"/>
          <w:szCs w:val="22"/>
        </w:rPr>
        <w:t xml:space="preserve">O não recebimento do boleto bancário não exime a </w:t>
      </w:r>
      <w:r w:rsidRPr="00CB0D89">
        <w:rPr>
          <w:b/>
          <w:bCs/>
          <w:smallCaps/>
          <w:sz w:val="22"/>
          <w:szCs w:val="22"/>
        </w:rPr>
        <w:t>Contratante</w:t>
      </w:r>
      <w:r w:rsidRPr="00CB0D89">
        <w:rPr>
          <w:sz w:val="22"/>
          <w:szCs w:val="22"/>
        </w:rPr>
        <w:t xml:space="preserve"> da obrigação de pagamento na data pactuada entre as Partes, devendo, em caso de não recebimento, solicitar segunda via à </w:t>
      </w:r>
      <w:r w:rsidRPr="00CB0D89">
        <w:rPr>
          <w:b/>
          <w:bCs/>
          <w:smallCaps/>
          <w:sz w:val="22"/>
          <w:szCs w:val="22"/>
        </w:rPr>
        <w:t>Contratada</w:t>
      </w:r>
      <w:r w:rsidRPr="00CB0D89">
        <w:rPr>
          <w:sz w:val="22"/>
          <w:szCs w:val="22"/>
        </w:rPr>
        <w:t xml:space="preserve"> para que não haja inadimplemento.</w:t>
      </w:r>
    </w:p>
    <w:p w14:paraId="7F4FE30D" w14:textId="77777777" w:rsidR="00A7139A" w:rsidRPr="00CB0D89" w:rsidRDefault="00A7139A" w:rsidP="00A7139A">
      <w:pPr>
        <w:spacing w:after="0" w:line="320" w:lineRule="exact"/>
        <w:jc w:val="both"/>
        <w:rPr>
          <w:rFonts w:ascii="Times New Roman" w:eastAsia="MS Mincho" w:hAnsi="Times New Roman"/>
          <w:sz w:val="20"/>
          <w:szCs w:val="20"/>
          <w:lang w:eastAsia="pt-BR"/>
        </w:rPr>
      </w:pPr>
    </w:p>
    <w:p w14:paraId="36C67251" w14:textId="77777777" w:rsidR="00A7139A" w:rsidRPr="00CB0D89" w:rsidRDefault="00A7139A" w:rsidP="00A7139A">
      <w:pPr>
        <w:pStyle w:val="Ttulo2"/>
        <w:rPr>
          <w:smallCaps/>
          <w:sz w:val="22"/>
          <w:szCs w:val="22"/>
        </w:rPr>
      </w:pPr>
      <w:r w:rsidRPr="00CB0D89">
        <w:rPr>
          <w:sz w:val="22"/>
          <w:szCs w:val="22"/>
        </w:rPr>
        <w:t xml:space="preserve">A </w:t>
      </w:r>
      <w:r w:rsidRPr="00CB0D89">
        <w:rPr>
          <w:b/>
          <w:bCs/>
          <w:smallCaps/>
          <w:sz w:val="22"/>
          <w:szCs w:val="22"/>
        </w:rPr>
        <w:t>Contratada</w:t>
      </w:r>
      <w:r w:rsidRPr="00CB0D89">
        <w:rPr>
          <w:sz w:val="22"/>
          <w:szCs w:val="22"/>
        </w:rPr>
        <w:t xml:space="preserve"> não se responsabiliza por falhas no recebimento do boleto decorrentes de problemas técnicos, spam, ou desatualização dos dados cadastrais fornecidos pela </w:t>
      </w:r>
      <w:r w:rsidRPr="00CB0D89">
        <w:rPr>
          <w:b/>
          <w:bCs/>
          <w:smallCaps/>
          <w:sz w:val="22"/>
          <w:szCs w:val="22"/>
        </w:rPr>
        <w:t>Contratante.</w:t>
      </w:r>
    </w:p>
    <w:p w14:paraId="2E449BE1" w14:textId="77777777" w:rsidR="003D657E" w:rsidRPr="00B8041E" w:rsidRDefault="003D657E" w:rsidP="004936BD">
      <w:pPr>
        <w:spacing w:after="0" w:line="320" w:lineRule="exact"/>
        <w:rPr>
          <w:rFonts w:ascii="Times New Roman" w:hAnsi="Times New Roman" w:cs="Times New Roman"/>
          <w:lang w:eastAsia="pt-BR"/>
        </w:rPr>
      </w:pPr>
    </w:p>
    <w:p w14:paraId="6C526A0A" w14:textId="390914DD" w:rsidR="003D3790" w:rsidRPr="00B8041E"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B8041E">
        <w:rPr>
          <w:rFonts w:ascii="Times New Roman" w:eastAsia="Times New Roman" w:hAnsi="Times New Roman"/>
          <w:b/>
          <w:bCs/>
          <w:smallCaps/>
          <w:lang w:eastAsia="pt-BR"/>
        </w:rPr>
        <w:t>Inadimplemento</w:t>
      </w:r>
    </w:p>
    <w:p w14:paraId="30BADF98" w14:textId="77777777" w:rsidR="003D3790" w:rsidRPr="00B8041E" w:rsidRDefault="003D3790" w:rsidP="004936BD">
      <w:pPr>
        <w:spacing w:after="0" w:line="320" w:lineRule="exact"/>
        <w:jc w:val="both"/>
        <w:rPr>
          <w:rFonts w:ascii="Times New Roman" w:eastAsia="Times New Roman" w:hAnsi="Times New Roman" w:cs="Times New Roman"/>
          <w:lang w:eastAsia="pt-BR"/>
        </w:rPr>
      </w:pPr>
    </w:p>
    <w:p w14:paraId="0C209BAB" w14:textId="2780B8F7" w:rsidR="003D3790" w:rsidRPr="00B8041E" w:rsidRDefault="4452AEF1" w:rsidP="004936BD">
      <w:pPr>
        <w:pStyle w:val="Ttulo1"/>
        <w:rPr>
          <w:sz w:val="22"/>
          <w:szCs w:val="22"/>
        </w:rPr>
      </w:pPr>
      <w:r w:rsidRPr="00B8041E">
        <w:rPr>
          <w:i/>
          <w:iCs/>
          <w:sz w:val="22"/>
          <w:szCs w:val="22"/>
        </w:rPr>
        <w:t xml:space="preserve">Inadimplemento. </w:t>
      </w:r>
      <w:r w:rsidRPr="00B8041E">
        <w:rPr>
          <w:sz w:val="22"/>
          <w:szCs w:val="22"/>
        </w:rPr>
        <w:t xml:space="preserve">Observadas as disposições contidas no presente Contrato, na hipótese de inadimplemento dos honorários, a </w:t>
      </w:r>
      <w:r w:rsidRPr="00B8041E">
        <w:rPr>
          <w:b/>
          <w:bCs/>
          <w:smallCaps/>
          <w:sz w:val="22"/>
          <w:szCs w:val="22"/>
        </w:rPr>
        <w:t>Contratada</w:t>
      </w:r>
      <w:r w:rsidRPr="00B8041E">
        <w:rPr>
          <w:sz w:val="22"/>
          <w:szCs w:val="22"/>
        </w:rPr>
        <w:t xml:space="preserve"> poderá:</w:t>
      </w:r>
      <w:r w:rsidRPr="00B8041E">
        <w:rPr>
          <w:i/>
          <w:iCs/>
          <w:sz w:val="22"/>
          <w:szCs w:val="22"/>
        </w:rPr>
        <w:t xml:space="preserve"> (i)</w:t>
      </w:r>
      <w:r w:rsidRPr="00B8041E">
        <w:rPr>
          <w:sz w:val="22"/>
          <w:szCs w:val="22"/>
        </w:rPr>
        <w:t xml:space="preserve"> interromper a execução dos Serviços em observância aos regramentos legais e profissionais aplicáveis, desde que encaminhada notificação prévia por e-mail; </w:t>
      </w:r>
      <w:r w:rsidRPr="00B8041E">
        <w:rPr>
          <w:i/>
          <w:iCs/>
          <w:sz w:val="22"/>
          <w:szCs w:val="22"/>
        </w:rPr>
        <w:t>(ii)</w:t>
      </w:r>
      <w:r w:rsidRPr="00B8041E">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B8041E" w:rsidRDefault="003D3790" w:rsidP="004936BD">
      <w:pPr>
        <w:spacing w:after="0" w:line="320" w:lineRule="exact"/>
        <w:jc w:val="both"/>
        <w:rPr>
          <w:rFonts w:ascii="Times New Roman" w:eastAsia="MS Mincho" w:hAnsi="Times New Roman" w:cs="Times New Roman"/>
          <w:lang w:eastAsia="pt-BR"/>
        </w:rPr>
      </w:pPr>
    </w:p>
    <w:p w14:paraId="67F71BE5" w14:textId="33F6D205" w:rsidR="003D3790" w:rsidRPr="00B8041E"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B8041E">
        <w:rPr>
          <w:rFonts w:ascii="Times New Roman" w:eastAsia="MS Mincho" w:hAnsi="Times New Roman"/>
          <w:i/>
          <w:iCs/>
          <w:lang w:eastAsia="pt-BR"/>
        </w:rPr>
        <w:t xml:space="preserve"> Atraso no Pagamento dos honorários previstos no presente Contrato. </w:t>
      </w:r>
      <w:r w:rsidRPr="00B8041E">
        <w:rPr>
          <w:rFonts w:ascii="Times New Roman" w:eastAsia="MS Mincho" w:hAnsi="Times New Roman"/>
          <w:lang w:eastAsia="pt-BR"/>
        </w:rPr>
        <w:t xml:space="preserve">As Partes estabelecem que eventual atraso no pagamento dos honorários previstos no presente Contrato facultará à </w:t>
      </w:r>
      <w:r w:rsidRPr="00B8041E">
        <w:rPr>
          <w:rFonts w:ascii="Times New Roman" w:eastAsia="MS Mincho" w:hAnsi="Times New Roman"/>
          <w:b/>
          <w:bCs/>
          <w:smallCaps/>
          <w:lang w:eastAsia="pt-BR"/>
        </w:rPr>
        <w:t>Contratada</w:t>
      </w:r>
      <w:r w:rsidRPr="00B8041E">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B8041E">
        <w:rPr>
          <w:rFonts w:ascii="Times New Roman" w:eastAsia="MS Mincho" w:hAnsi="Times New Roman"/>
          <w:i/>
          <w:iCs/>
          <w:lang w:eastAsia="pt-BR"/>
        </w:rPr>
        <w:t xml:space="preserve">pro rata die, </w:t>
      </w:r>
      <w:r w:rsidRPr="00B8041E">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B8041E">
        <w:rPr>
          <w:rFonts w:ascii="Times New Roman" w:eastAsia="MS Mincho" w:hAnsi="Times New Roman"/>
          <w:u w:val="single"/>
          <w:lang w:eastAsia="pt-BR"/>
        </w:rPr>
        <w:t xml:space="preserve"> </w:t>
      </w:r>
    </w:p>
    <w:p w14:paraId="0D554F57" w14:textId="77777777" w:rsidR="007A113E" w:rsidRPr="00B8041E" w:rsidRDefault="007A113E" w:rsidP="007A113E">
      <w:pPr>
        <w:rPr>
          <w:rFonts w:ascii="Times New Roman" w:eastAsia="MS Mincho" w:hAnsi="Times New Roman" w:cs="Times New Roman"/>
          <w:u w:val="single"/>
          <w:lang w:eastAsia="pt-BR"/>
        </w:rPr>
      </w:pPr>
    </w:p>
    <w:p w14:paraId="33FE0E9E" w14:textId="1EF676E8" w:rsidR="003D3790" w:rsidRPr="00B8041E" w:rsidRDefault="4452AEF1" w:rsidP="007A113E">
      <w:pPr>
        <w:pStyle w:val="1"/>
        <w:rPr>
          <w:rFonts w:eastAsia="MS Mincho"/>
          <w:u w:val="single"/>
        </w:rPr>
      </w:pPr>
      <w:r w:rsidRPr="00B8041E">
        <w:t>Vigência</w:t>
      </w:r>
    </w:p>
    <w:p w14:paraId="3483955F" w14:textId="77777777" w:rsidR="003D3790" w:rsidRPr="00B8041E" w:rsidRDefault="003D3790" w:rsidP="004936BD">
      <w:pPr>
        <w:spacing w:after="0" w:line="320" w:lineRule="exact"/>
        <w:jc w:val="both"/>
        <w:rPr>
          <w:rFonts w:ascii="Times New Roman" w:eastAsia="Times New Roman" w:hAnsi="Times New Roman" w:cs="Times New Roman"/>
          <w:lang w:eastAsia="pt-BR"/>
        </w:rPr>
      </w:pPr>
    </w:p>
    <w:p w14:paraId="37062C69" w14:textId="70568616" w:rsidR="003D3790" w:rsidRPr="00B8041E" w:rsidRDefault="4452AEF1" w:rsidP="00C86E7E">
      <w:pPr>
        <w:pStyle w:val="PargrafodaLista"/>
        <w:numPr>
          <w:ilvl w:val="1"/>
          <w:numId w:val="33"/>
        </w:numPr>
        <w:spacing w:after="0" w:line="320" w:lineRule="exact"/>
        <w:jc w:val="both"/>
        <w:rPr>
          <w:rFonts w:ascii="Times New Roman" w:eastAsia="MS Mincho" w:hAnsi="Times New Roman"/>
          <w:lang w:eastAsia="pt-BR"/>
        </w:rPr>
      </w:pPr>
      <w:r w:rsidRPr="00B8041E">
        <w:rPr>
          <w:rFonts w:ascii="Times New Roman" w:eastAsia="MS Mincho" w:hAnsi="Times New Roman"/>
          <w:lang w:eastAsia="pt-BR"/>
        </w:rPr>
        <w:t xml:space="preserve">Prazo. O presente Contrato </w:t>
      </w:r>
      <w:r w:rsidR="00862E1A" w:rsidRPr="00B8041E">
        <w:rPr>
          <w:rFonts w:ascii="Times New Roman" w:eastAsia="MS Mincho" w:hAnsi="Times New Roman"/>
          <w:lang w:eastAsia="pt-BR"/>
        </w:rPr>
        <w:t>terá sua vigência até a entrega</w:t>
      </w:r>
      <w:r w:rsidR="008E732C" w:rsidRPr="00B8041E">
        <w:rPr>
          <w:rFonts w:ascii="Times New Roman" w:eastAsia="MS Mincho" w:hAnsi="Times New Roman"/>
          <w:lang w:eastAsia="pt-BR"/>
        </w:rPr>
        <w:t>,</w:t>
      </w:r>
      <w:r w:rsidR="00862E1A" w:rsidRPr="00B8041E">
        <w:rPr>
          <w:rFonts w:ascii="Times New Roman" w:eastAsia="MS Mincho" w:hAnsi="Times New Roman"/>
          <w:lang w:eastAsia="pt-BR"/>
        </w:rPr>
        <w:t xml:space="preserve"> pela </w:t>
      </w:r>
      <w:r w:rsidR="00D66645" w:rsidRPr="00B8041E">
        <w:rPr>
          <w:rFonts w:ascii="Times New Roman" w:eastAsia="MS Mincho" w:hAnsi="Times New Roman"/>
          <w:b/>
          <w:bCs/>
          <w:smallCaps/>
          <w:lang w:eastAsia="pt-BR"/>
        </w:rPr>
        <w:t>Contrata</w:t>
      </w:r>
      <w:r w:rsidR="008E732C" w:rsidRPr="00B8041E">
        <w:rPr>
          <w:rFonts w:ascii="Times New Roman" w:eastAsia="MS Mincho" w:hAnsi="Times New Roman"/>
          <w:b/>
          <w:bCs/>
          <w:smallCaps/>
          <w:lang w:eastAsia="pt-BR"/>
        </w:rPr>
        <w:t>da,</w:t>
      </w:r>
      <w:r w:rsidR="00D66645" w:rsidRPr="00B8041E">
        <w:rPr>
          <w:rFonts w:ascii="Times New Roman" w:eastAsia="MS Mincho" w:hAnsi="Times New Roman"/>
          <w:lang w:eastAsia="pt-BR"/>
        </w:rPr>
        <w:t xml:space="preserve"> </w:t>
      </w:r>
      <w:r w:rsidR="008E732C" w:rsidRPr="00B8041E">
        <w:rPr>
          <w:rFonts w:ascii="Times New Roman" w:eastAsia="MS Mincho" w:hAnsi="Times New Roman"/>
          <w:lang w:eastAsia="pt-BR"/>
        </w:rPr>
        <w:t xml:space="preserve">do laudo conclusivo do diagnóstico dos riscos psicossociais, no prazo máximo de 30 (trinta) dias. </w:t>
      </w:r>
    </w:p>
    <w:p w14:paraId="02E29C41" w14:textId="77777777" w:rsidR="003D3790" w:rsidRPr="00B8041E" w:rsidRDefault="003D3790" w:rsidP="004936BD">
      <w:pPr>
        <w:pStyle w:val="Ttulo1"/>
        <w:numPr>
          <w:ilvl w:val="0"/>
          <w:numId w:val="0"/>
        </w:numPr>
        <w:ind w:left="720"/>
        <w:rPr>
          <w:sz w:val="22"/>
          <w:szCs w:val="22"/>
        </w:rPr>
      </w:pPr>
    </w:p>
    <w:p w14:paraId="7B0C50A4" w14:textId="07A0EA29" w:rsidR="002A0E87" w:rsidRPr="00B8041E" w:rsidRDefault="4452AEF1" w:rsidP="004936BD">
      <w:pPr>
        <w:pStyle w:val="PargrafodaLista"/>
        <w:numPr>
          <w:ilvl w:val="1"/>
          <w:numId w:val="33"/>
        </w:numPr>
        <w:spacing w:after="0" w:line="320" w:lineRule="exact"/>
        <w:jc w:val="both"/>
        <w:rPr>
          <w:rFonts w:ascii="Times New Roman" w:eastAsia="Times New Roman" w:hAnsi="Times New Roman"/>
          <w:b/>
          <w:bCs/>
          <w:smallCaps/>
          <w:lang w:eastAsia="pt-BR"/>
        </w:rPr>
      </w:pPr>
      <w:r w:rsidRPr="00B8041E">
        <w:rPr>
          <w:rFonts w:ascii="Times New Roman" w:eastAsia="MS Mincho" w:hAnsi="Times New Roman"/>
          <w:lang w:eastAsia="pt-BR"/>
        </w:rPr>
        <w:t xml:space="preserve"> </w:t>
      </w:r>
      <w:r w:rsidRPr="00B8041E">
        <w:rPr>
          <w:rFonts w:ascii="Times New Roman" w:eastAsia="MS Mincho" w:hAnsi="Times New Roman"/>
          <w:i/>
          <w:iCs/>
          <w:lang w:eastAsia="pt-BR"/>
        </w:rPr>
        <w:t xml:space="preserve">Início do </w:t>
      </w:r>
      <w:r w:rsidR="004936BD" w:rsidRPr="00B8041E">
        <w:rPr>
          <w:rFonts w:ascii="Times New Roman" w:eastAsia="MS Mincho" w:hAnsi="Times New Roman"/>
          <w:i/>
          <w:iCs/>
          <w:lang w:eastAsia="pt-BR"/>
        </w:rPr>
        <w:t>C</w:t>
      </w:r>
      <w:r w:rsidRPr="00B8041E">
        <w:rPr>
          <w:rFonts w:ascii="Times New Roman" w:eastAsia="MS Mincho" w:hAnsi="Times New Roman"/>
          <w:i/>
          <w:iCs/>
          <w:lang w:eastAsia="pt-BR"/>
        </w:rPr>
        <w:t>ontrato</w:t>
      </w:r>
      <w:r w:rsidRPr="00B8041E">
        <w:rPr>
          <w:rFonts w:ascii="Times New Roman" w:eastAsia="MS Mincho" w:hAnsi="Times New Roman"/>
          <w:lang w:eastAsia="pt-BR"/>
        </w:rPr>
        <w:t xml:space="preserve">. A prestação dos serviços se iniciará na ocasião </w:t>
      </w:r>
      <w:r w:rsidR="00A246FC" w:rsidRPr="00B8041E">
        <w:rPr>
          <w:rFonts w:ascii="Times New Roman" w:eastAsia="MS Mincho" w:hAnsi="Times New Roman"/>
          <w:lang w:eastAsia="pt-BR"/>
        </w:rPr>
        <w:t>do primeiro pagamento, conforme item 3.1 do presente contrato</w:t>
      </w:r>
      <w:r w:rsidR="006F7678" w:rsidRPr="00B8041E">
        <w:rPr>
          <w:rFonts w:ascii="Times New Roman" w:eastAsia="MS Mincho" w:hAnsi="Times New Roman"/>
          <w:lang w:eastAsia="pt-BR"/>
        </w:rPr>
        <w:t>.</w:t>
      </w:r>
      <w:r w:rsidRPr="00B8041E">
        <w:rPr>
          <w:rFonts w:ascii="Times New Roman" w:eastAsia="MS Mincho" w:hAnsi="Times New Roman"/>
          <w:lang w:eastAsia="pt-BR"/>
        </w:rPr>
        <w:t xml:space="preserve"> </w:t>
      </w:r>
    </w:p>
    <w:p w14:paraId="6E3BAE8A" w14:textId="77777777" w:rsidR="002A0E87" w:rsidRPr="00B8041E" w:rsidRDefault="002A0E87" w:rsidP="004936BD">
      <w:pPr>
        <w:pStyle w:val="PargrafodaLista"/>
        <w:spacing w:after="0" w:line="320" w:lineRule="exact"/>
        <w:rPr>
          <w:rFonts w:ascii="Times New Roman" w:eastAsia="Times New Roman" w:hAnsi="Times New Roman"/>
          <w:b/>
          <w:bCs/>
          <w:smallCaps/>
          <w:lang w:eastAsia="pt-BR"/>
        </w:rPr>
      </w:pPr>
    </w:p>
    <w:p w14:paraId="4D31F84E" w14:textId="38C9BF84" w:rsidR="003D3790" w:rsidRPr="00B8041E"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B8041E">
        <w:rPr>
          <w:rFonts w:ascii="Times New Roman" w:eastAsia="Times New Roman" w:hAnsi="Times New Roman"/>
          <w:b/>
          <w:bCs/>
          <w:smallCaps/>
          <w:lang w:eastAsia="pt-BR"/>
        </w:rPr>
        <w:t xml:space="preserve">Extinção do Contrato </w:t>
      </w:r>
    </w:p>
    <w:p w14:paraId="0F404D03" w14:textId="77777777" w:rsidR="00027EE8" w:rsidRPr="00B8041E" w:rsidRDefault="00027EE8" w:rsidP="004936BD">
      <w:pPr>
        <w:pStyle w:val="PargrafodaLista"/>
        <w:spacing w:after="0" w:line="320" w:lineRule="exact"/>
        <w:jc w:val="both"/>
        <w:rPr>
          <w:rFonts w:ascii="Times New Roman" w:eastAsia="Times New Roman" w:hAnsi="Times New Roman"/>
          <w:b/>
          <w:bCs/>
          <w:smallCaps/>
          <w:lang w:eastAsia="pt-BR"/>
        </w:rPr>
      </w:pPr>
    </w:p>
    <w:p w14:paraId="1EC4F5EB" w14:textId="27155EFA" w:rsidR="003D3790" w:rsidRPr="00B8041E"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4" w:name="_Ref141106497"/>
      <w:r w:rsidRPr="00B8041E">
        <w:rPr>
          <w:rFonts w:ascii="Times New Roman" w:eastAsia="MS Mincho" w:hAnsi="Times New Roman"/>
          <w:i/>
          <w:iCs/>
          <w:lang w:eastAsia="pt-BR"/>
        </w:rPr>
        <w:t xml:space="preserve">Possibilidade de resilição por qualquer das partes. </w:t>
      </w:r>
      <w:r w:rsidRPr="00B8041E">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bookmarkEnd w:id="4"/>
    </w:p>
    <w:p w14:paraId="051B0D45" w14:textId="77777777" w:rsidR="003D3790" w:rsidRPr="00B8041E" w:rsidRDefault="003D3790" w:rsidP="004936BD">
      <w:pPr>
        <w:spacing w:after="0" w:line="320" w:lineRule="exact"/>
        <w:jc w:val="both"/>
        <w:rPr>
          <w:rFonts w:ascii="Times New Roman" w:eastAsia="Times New Roman" w:hAnsi="Times New Roman" w:cs="Times New Roman"/>
          <w:lang w:eastAsia="pt-BR"/>
        </w:rPr>
      </w:pPr>
    </w:p>
    <w:p w14:paraId="79D8BBD2" w14:textId="330FD17B" w:rsidR="003D3790" w:rsidRPr="00B8041E"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B8041E">
        <w:rPr>
          <w:rFonts w:ascii="Times New Roman" w:eastAsia="MS Mincho" w:hAnsi="Times New Roman"/>
          <w:i/>
          <w:iCs/>
          <w:lang w:eastAsia="pt-BR"/>
        </w:rPr>
        <w:lastRenderedPageBreak/>
        <w:t>Não desoneração</w:t>
      </w:r>
      <w:r w:rsidRPr="00B8041E">
        <w:rPr>
          <w:rFonts w:ascii="Times New Roman" w:eastAsia="MS Mincho" w:hAnsi="Times New Roman"/>
          <w:lang w:eastAsia="pt-BR"/>
        </w:rPr>
        <w:t>. A resolução do Contrato não desonera a</w:t>
      </w:r>
      <w:r w:rsidR="00930B24" w:rsidRPr="00B8041E">
        <w:rPr>
          <w:rFonts w:ascii="Times New Roman" w:eastAsia="MS Mincho" w:hAnsi="Times New Roman"/>
          <w:lang w:eastAsia="pt-BR"/>
        </w:rPr>
        <w:t>s</w:t>
      </w:r>
      <w:r w:rsidRPr="00B8041E">
        <w:rPr>
          <w:rFonts w:ascii="Times New Roman" w:eastAsia="MS Mincho" w:hAnsi="Times New Roman"/>
          <w:lang w:eastAsia="pt-BR"/>
        </w:rPr>
        <w:t xml:space="preserve"> </w:t>
      </w:r>
      <w:r w:rsidR="00F34200" w:rsidRPr="00B8041E">
        <w:rPr>
          <w:rFonts w:ascii="Times New Roman" w:eastAsia="MS Mincho" w:hAnsi="Times New Roman"/>
          <w:b/>
          <w:bCs/>
          <w:smallCaps/>
          <w:lang w:eastAsia="pt-BR"/>
        </w:rPr>
        <w:t>Contratante</w:t>
      </w:r>
      <w:r w:rsidR="00930B24" w:rsidRPr="00B8041E">
        <w:rPr>
          <w:rFonts w:ascii="Times New Roman" w:eastAsia="MS Mincho" w:hAnsi="Times New Roman"/>
          <w:b/>
          <w:bCs/>
          <w:smallCaps/>
          <w:lang w:eastAsia="pt-BR"/>
        </w:rPr>
        <w:t>s</w:t>
      </w:r>
      <w:r w:rsidRPr="00B8041E">
        <w:rPr>
          <w:rFonts w:ascii="Times New Roman" w:eastAsia="MS Mincho" w:hAnsi="Times New Roman"/>
          <w:lang w:eastAsia="pt-BR"/>
        </w:rPr>
        <w:t xml:space="preserve"> </w:t>
      </w:r>
      <w:r w:rsidR="0AC644A4" w:rsidRPr="00B8041E">
        <w:rPr>
          <w:rFonts w:ascii="Times New Roman" w:eastAsia="MS Mincho" w:hAnsi="Times New Roman"/>
          <w:lang w:eastAsia="pt-BR"/>
        </w:rPr>
        <w:t>d</w:t>
      </w:r>
      <w:r w:rsidRPr="00B8041E">
        <w:rPr>
          <w:rFonts w:ascii="Times New Roman" w:eastAsia="MS Mincho" w:hAnsi="Times New Roman"/>
          <w:lang w:eastAsia="pt-BR"/>
        </w:rPr>
        <w:t>o dever de pagamento dos valores devidos pelos Serviços que forem efetivamente prestados, pendentes ou não de faturamento.</w:t>
      </w:r>
    </w:p>
    <w:p w14:paraId="0AAA6A7E" w14:textId="77777777" w:rsidR="003D3790" w:rsidRPr="00B8041E" w:rsidRDefault="003D3790" w:rsidP="004936BD">
      <w:pPr>
        <w:spacing w:after="0" w:line="320" w:lineRule="exact"/>
        <w:jc w:val="both"/>
        <w:rPr>
          <w:rFonts w:ascii="Times New Roman" w:eastAsia="Times New Roman" w:hAnsi="Times New Roman" w:cs="Times New Roman"/>
          <w:lang w:eastAsia="pt-BR"/>
        </w:rPr>
      </w:pPr>
    </w:p>
    <w:p w14:paraId="46C41959" w14:textId="4A768EED"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B8041E">
        <w:rPr>
          <w:rFonts w:ascii="Times New Roman" w:eastAsia="MS Mincho" w:hAnsi="Times New Roman"/>
          <w:i/>
          <w:iCs/>
          <w:lang w:eastAsia="pt-BR"/>
        </w:rPr>
        <w:t xml:space="preserve">Extinção do Contrato sem Aviso Prévio. </w:t>
      </w:r>
      <w:r w:rsidRPr="00B8041E">
        <w:rPr>
          <w:rFonts w:ascii="Times New Roman" w:eastAsia="MS Mincho" w:hAnsi="Times New Roman"/>
          <w:lang w:eastAsia="pt-BR"/>
        </w:rPr>
        <w:t>A resilição</w:t>
      </w:r>
      <w:r w:rsidRPr="003F4C0F">
        <w:rPr>
          <w:rFonts w:ascii="Times New Roman" w:eastAsia="MS Mincho" w:hAnsi="Times New Roman"/>
          <w:lang w:eastAsia="pt-BR"/>
        </w:rPr>
        <w:t xml:space="preserve"> contratual sem a concessão do aviso prévio, sujeitará à </w:t>
      </w:r>
      <w:r w:rsidR="00F34200">
        <w:rPr>
          <w:rFonts w:ascii="Times New Roman" w:eastAsia="MS Mincho" w:hAnsi="Times New Roman"/>
          <w:b/>
          <w:bCs/>
          <w:smallCaps/>
          <w:lang w:eastAsia="pt-BR"/>
        </w:rPr>
        <w:t>Contratante</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ao pagamento de indenização correspondente a remuneração devida no período de aviso prévio.</w:t>
      </w:r>
    </w:p>
    <w:p w14:paraId="6C0D404C" w14:textId="77777777" w:rsidR="003D3790" w:rsidRPr="003F4C0F" w:rsidRDefault="003D3790" w:rsidP="004936BD">
      <w:pPr>
        <w:spacing w:after="0" w:line="320" w:lineRule="exact"/>
        <w:jc w:val="both"/>
        <w:rPr>
          <w:rFonts w:ascii="Times New Roman" w:eastAsia="MS Mincho" w:hAnsi="Times New Roman" w:cs="Times New Roman"/>
          <w:lang w:eastAsia="pt-BR"/>
        </w:rPr>
      </w:pPr>
    </w:p>
    <w:p w14:paraId="5368A310" w14:textId="036653B4"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Infração</w:t>
      </w:r>
      <w:r w:rsidRPr="003F4C0F">
        <w:rPr>
          <w:rFonts w:ascii="Times New Roman" w:eastAsia="MS Mincho" w:hAnsi="Times New Roman"/>
          <w:lang w:eastAsia="pt-BR"/>
        </w:rPr>
        <w:t xml:space="preserve">. O descumprimento das obrigações assumidas neste Contrato denota justo motivo para a sua resolução. Nessa hipótese, a resolução contratual poderá ser realizada mediante notificação com prazo de 10 (dez) dias de antecedência. </w:t>
      </w:r>
    </w:p>
    <w:p w14:paraId="7044759A"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0D607827" w14:textId="0A5A5975"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Obrigações da Contratada</w:t>
      </w:r>
    </w:p>
    <w:p w14:paraId="48EE3687"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5AEA205" w14:textId="18760260" w:rsidR="003D3790" w:rsidRPr="003F4C0F"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3F4C0F">
        <w:rPr>
          <w:rFonts w:ascii="Times New Roman" w:eastAsia="MS Mincho" w:hAnsi="Times New Roman"/>
          <w:lang w:eastAsia="pt-BR"/>
        </w:rPr>
        <w:t xml:space="preserve">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se obriga: </w:t>
      </w:r>
      <w:r w:rsidRPr="003F4C0F">
        <w:rPr>
          <w:rFonts w:ascii="Times New Roman" w:eastAsia="MS Mincho" w:hAnsi="Times New Roman"/>
          <w:i/>
          <w:iCs/>
          <w:lang w:eastAsia="pt-BR"/>
        </w:rPr>
        <w:t>(i)</w:t>
      </w:r>
      <w:r w:rsidRPr="003F4C0F">
        <w:rPr>
          <w:rFonts w:ascii="Times New Roman" w:eastAsia="MS Mincho" w:hAnsi="Times New Roman"/>
          <w:lang w:eastAsia="pt-BR"/>
        </w:rPr>
        <w:t xml:space="preserve"> A apresentar informações à</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sobre a execução dos Serviços, mediante relatório escrito e informações verbais sempre que solicitado; </w:t>
      </w:r>
      <w:r w:rsidRPr="003F4C0F">
        <w:rPr>
          <w:rFonts w:ascii="Times New Roman" w:eastAsia="MS Mincho" w:hAnsi="Times New Roman"/>
          <w:i/>
          <w:iCs/>
          <w:lang w:eastAsia="pt-BR"/>
        </w:rPr>
        <w:t>(</w:t>
      </w:r>
      <w:del w:id="5" w:author="Renato Rossetti Vallim de Castro" w:date="2026-03-31T11:45:00Z" w16du:dateUtc="2026-03-31T14:45:00Z">
        <w:r w:rsidRPr="003F4C0F" w:rsidDel="00591798">
          <w:rPr>
            <w:rFonts w:ascii="Times New Roman" w:eastAsia="MS Mincho" w:hAnsi="Times New Roman"/>
            <w:i/>
            <w:iCs/>
            <w:lang w:eastAsia="pt-BR"/>
          </w:rPr>
          <w:delText>i</w:delText>
        </w:r>
      </w:del>
      <w:r w:rsidR="0044348B">
        <w:rPr>
          <w:rFonts w:ascii="Times New Roman" w:eastAsia="MS Mincho" w:hAnsi="Times New Roman"/>
          <w:i/>
          <w:iCs/>
          <w:lang w:eastAsia="pt-BR"/>
        </w:rPr>
        <w:t>ii</w:t>
      </w:r>
      <w:r w:rsidRPr="003F4C0F">
        <w:rPr>
          <w:rFonts w:ascii="Times New Roman" w:eastAsia="MS Mincho" w:hAnsi="Times New Roman"/>
          <w:i/>
          <w:iCs/>
          <w:lang w:eastAsia="pt-BR"/>
        </w:rPr>
        <w:t>)</w:t>
      </w:r>
      <w:r w:rsidRPr="003F4C0F">
        <w:rPr>
          <w:rFonts w:ascii="Times New Roman" w:eastAsia="MS Mincho" w:hAnsi="Times New Roman"/>
          <w:lang w:eastAsia="pt-BR"/>
        </w:rPr>
        <w:t xml:space="preserve"> A se r</w:t>
      </w:r>
      <w:r w:rsidRPr="003F4C0F">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3F4C0F" w:rsidRDefault="004168B9" w:rsidP="004936BD">
      <w:pPr>
        <w:pStyle w:val="PargrafodaLista"/>
        <w:spacing w:after="0" w:line="320" w:lineRule="exact"/>
        <w:jc w:val="both"/>
        <w:rPr>
          <w:rFonts w:ascii="Times New Roman" w:eastAsia="MS Mincho" w:hAnsi="Times New Roman"/>
          <w:u w:val="single"/>
          <w:lang w:eastAsia="pt-BR"/>
        </w:rPr>
      </w:pPr>
    </w:p>
    <w:p w14:paraId="2ACAC8FF" w14:textId="0CDD39F7" w:rsidR="003D3790" w:rsidRPr="007A113E" w:rsidRDefault="4452AEF1" w:rsidP="007A113E">
      <w:pPr>
        <w:pStyle w:val="1"/>
        <w:rPr>
          <w:u w:val="single"/>
        </w:rPr>
      </w:pPr>
      <w:r w:rsidRPr="007A113E">
        <w:t xml:space="preserve">Obrigações da </w:t>
      </w:r>
      <w:r w:rsidR="00F34200">
        <w:t>Contratante</w:t>
      </w:r>
    </w:p>
    <w:p w14:paraId="408DAC4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6166713" w14:textId="4F90F062"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6" w:name="_Ref139901542"/>
      <w:r w:rsidRPr="003F4C0F">
        <w:rPr>
          <w:rFonts w:ascii="Times New Roman" w:eastAsia="MS Mincho" w:hAnsi="Times New Roman"/>
          <w:lang w:eastAsia="pt-BR"/>
        </w:rPr>
        <w:t>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bookmarkEnd w:id="6"/>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se obriga</w:t>
      </w:r>
      <w:r w:rsidR="00930B24">
        <w:rPr>
          <w:rFonts w:ascii="Times New Roman" w:eastAsia="MS Mincho" w:hAnsi="Times New Roman"/>
          <w:lang w:eastAsia="pt-BR"/>
        </w:rPr>
        <w:t>m</w:t>
      </w:r>
      <w:r w:rsidRPr="003F4C0F">
        <w:rPr>
          <w:rFonts w:ascii="Times New Roman" w:eastAsia="MS Mincho" w:hAnsi="Times New Roman"/>
          <w:lang w:eastAsia="pt-BR"/>
        </w:rPr>
        <w:t xml:space="preserve"> a:</w:t>
      </w:r>
      <w:r w:rsidRPr="003F4C0F">
        <w:rPr>
          <w:rFonts w:ascii="Times New Roman" w:eastAsia="MS Mincho" w:hAnsi="Times New Roman"/>
          <w:i/>
          <w:iCs/>
          <w:lang w:eastAsia="pt-BR"/>
        </w:rPr>
        <w:t xml:space="preserve"> (i) </w:t>
      </w:r>
      <w:r w:rsidRPr="003F4C0F">
        <w:rPr>
          <w:rFonts w:ascii="Times New Roman" w:eastAsia="MS Mincho" w:hAnsi="Times New Roman"/>
          <w:lang w:eastAsia="pt-BR"/>
        </w:rPr>
        <w:t xml:space="preserve">Fornecer os documentos indispensáveis para a instrução do </w:t>
      </w:r>
      <w:r w:rsidR="004168B9" w:rsidRPr="003F4C0F">
        <w:rPr>
          <w:rFonts w:ascii="Times New Roman" w:eastAsia="MS Mincho" w:hAnsi="Times New Roman"/>
          <w:lang w:eastAsia="pt-BR"/>
        </w:rPr>
        <w:t>da consulta</w:t>
      </w:r>
      <w:r w:rsidRPr="003F4C0F">
        <w:rPr>
          <w:rFonts w:ascii="Times New Roman" w:eastAsia="MS Mincho" w:hAnsi="Times New Roman"/>
          <w:lang w:eastAsia="pt-BR"/>
        </w:rPr>
        <w:t xml:space="preserve"> e demais informações necessárias ao andamento </w:t>
      </w:r>
      <w:r w:rsidR="004168B9" w:rsidRPr="003F4C0F">
        <w:rPr>
          <w:rFonts w:ascii="Times New Roman" w:eastAsia="MS Mincho" w:hAnsi="Times New Roman"/>
          <w:lang w:eastAsia="pt-BR"/>
        </w:rPr>
        <w:t>da solicitação</w:t>
      </w: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 xml:space="preserve">(ii) </w:t>
      </w:r>
      <w:r w:rsidRPr="003F4C0F">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3F4C0F">
        <w:rPr>
          <w:rFonts w:ascii="Times New Roman" w:eastAsia="MS Mincho" w:hAnsi="Times New Roman"/>
          <w:i/>
          <w:iCs/>
          <w:lang w:eastAsia="pt-BR"/>
        </w:rPr>
        <w:t>(iii)</w:t>
      </w:r>
      <w:r w:rsidRPr="003F4C0F">
        <w:rPr>
          <w:rFonts w:ascii="Times New Roman" w:eastAsia="MS Mincho" w:hAnsi="Times New Roman"/>
          <w:lang w:eastAsia="pt-BR"/>
        </w:rPr>
        <w:t xml:space="preserve"> Avisar caso haja qualquer mudança com relação aos fatos tratados </w:t>
      </w:r>
      <w:r w:rsidR="004168B9" w:rsidRPr="003F4C0F">
        <w:rPr>
          <w:rFonts w:ascii="Times New Roman" w:eastAsia="MS Mincho" w:hAnsi="Times New Roman"/>
          <w:lang w:eastAsia="pt-BR"/>
        </w:rPr>
        <w:t>na consulta</w:t>
      </w:r>
      <w:r w:rsidRPr="003F4C0F">
        <w:rPr>
          <w:rFonts w:ascii="Times New Roman" w:eastAsia="MS Mincho" w:hAnsi="Times New Roman"/>
          <w:lang w:eastAsia="pt-BR"/>
        </w:rPr>
        <w:t xml:space="preserve">; </w:t>
      </w:r>
      <w:r w:rsidR="004168B9" w:rsidRPr="003F4C0F">
        <w:rPr>
          <w:rFonts w:ascii="Times New Roman" w:eastAsia="MS Mincho" w:hAnsi="Times New Roman"/>
          <w:i/>
          <w:iCs/>
          <w:lang w:eastAsia="pt-BR"/>
        </w:rPr>
        <w:t>(iv</w:t>
      </w:r>
      <w:r w:rsidRPr="003F4C0F">
        <w:rPr>
          <w:rFonts w:ascii="Times New Roman" w:eastAsia="MS Mincho" w:hAnsi="Times New Roman"/>
          <w:i/>
          <w:iCs/>
          <w:lang w:eastAsia="pt-BR"/>
        </w:rPr>
        <w:t>)</w:t>
      </w:r>
      <w:r w:rsidRPr="003F4C0F">
        <w:rPr>
          <w:rFonts w:ascii="Times New Roman" w:eastAsia="MS Mincho" w:hAnsi="Times New Roman"/>
          <w:lang w:eastAsia="pt-BR"/>
        </w:rPr>
        <w:t xml:space="preserve"> Informar e enviar, exclusivamente via e-mail ao gestor ou responsável da área competente, todas as </w:t>
      </w:r>
      <w:r w:rsidR="004168B9" w:rsidRPr="003F4C0F">
        <w:rPr>
          <w:rFonts w:ascii="Times New Roman" w:eastAsia="MS Mincho" w:hAnsi="Times New Roman"/>
          <w:lang w:eastAsia="pt-BR"/>
        </w:rPr>
        <w:t>informações e documentos</w:t>
      </w:r>
      <w:r w:rsidRPr="003F4C0F">
        <w:rPr>
          <w:rFonts w:ascii="Times New Roman" w:eastAsia="MS Mincho" w:hAnsi="Times New Roman"/>
          <w:lang w:eastAsia="pt-BR"/>
        </w:rPr>
        <w:t xml:space="preserve"> necessários ao desenvolvimento do serviço contratado; </w:t>
      </w:r>
      <w:r w:rsidRPr="003F4C0F">
        <w:rPr>
          <w:rFonts w:ascii="Times New Roman" w:eastAsia="MS Mincho" w:hAnsi="Times New Roman"/>
          <w:i/>
          <w:iCs/>
          <w:lang w:eastAsia="pt-BR"/>
        </w:rPr>
        <w:t xml:space="preserve">(v) </w:t>
      </w:r>
      <w:r w:rsidRPr="003F4C0F">
        <w:rPr>
          <w:rFonts w:ascii="Times New Roman" w:eastAsia="MS Mincho" w:hAnsi="Times New Roman"/>
          <w:lang w:eastAsia="pt-BR"/>
        </w:rPr>
        <w:t xml:space="preserve">Fornecer, sempre que solicitado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todos os documentos e informações que fazerem-se necessários para a eficiente execução dos serviços, dentro dos prazos estipulados; e </w:t>
      </w:r>
      <w:r w:rsidRPr="003F4C0F">
        <w:rPr>
          <w:rFonts w:ascii="Times New Roman" w:eastAsia="MS Mincho" w:hAnsi="Times New Roman"/>
          <w:i/>
          <w:iCs/>
          <w:lang w:eastAsia="pt-BR"/>
        </w:rPr>
        <w:t>(vi)</w:t>
      </w:r>
      <w:r w:rsidRPr="003F4C0F">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3F4C0F" w:rsidRDefault="00D96745" w:rsidP="004936BD">
      <w:pPr>
        <w:pStyle w:val="PargrafodaLista"/>
        <w:spacing w:after="0" w:line="320" w:lineRule="exact"/>
        <w:jc w:val="both"/>
        <w:rPr>
          <w:rFonts w:ascii="Times New Roman" w:eastAsia="MS Mincho" w:hAnsi="Times New Roman"/>
          <w:lang w:eastAsia="pt-BR"/>
        </w:rPr>
      </w:pPr>
    </w:p>
    <w:p w14:paraId="7C0814EE" w14:textId="3D9B8873"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Despesas</w:t>
      </w:r>
    </w:p>
    <w:p w14:paraId="5D17DF3A"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77DB9C25" w14:textId="7641C93E"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A remuneração avençada no presente Contrato não abrange despesas </w:t>
      </w:r>
      <w:r w:rsidR="002A0E87" w:rsidRPr="003F4C0F">
        <w:rPr>
          <w:rFonts w:ascii="Times New Roman" w:eastAsia="MS Mincho" w:hAnsi="Times New Roman"/>
          <w:lang w:eastAsia="pt-BR"/>
        </w:rPr>
        <w:t>extraordinárias</w:t>
      </w:r>
      <w:r w:rsidRPr="003F4C0F">
        <w:rPr>
          <w:rFonts w:ascii="Times New Roman" w:eastAsia="MS Mincho" w:hAnsi="Times New Roman"/>
          <w:lang w:eastAsia="pt-BR"/>
        </w:rPr>
        <w:t xml:space="preserve"> para o fiel cumprimento do objeto pactuado, tais como: custas e taxas, cópias, cartórios,</w:t>
      </w:r>
      <w:r w:rsidR="00891FB2" w:rsidRPr="003F4C0F">
        <w:rPr>
          <w:rFonts w:ascii="Times New Roman" w:eastAsia="MS Mincho" w:hAnsi="Times New Roman"/>
          <w:lang w:eastAsia="pt-BR"/>
        </w:rPr>
        <w:t xml:space="preserve"> junta comercial, correios,</w:t>
      </w:r>
      <w:r w:rsidRPr="003F4C0F">
        <w:rPr>
          <w:rFonts w:ascii="Times New Roman" w:eastAsia="MS Mincho" w:hAnsi="Times New Roman"/>
          <w:lang w:eastAsia="pt-BR"/>
        </w:rPr>
        <w:t xml:space="preserve"> viagens, hospedagens e demais encargos que possam ser exigidos ao longo da prestação dos serviços acima descritos.</w:t>
      </w:r>
    </w:p>
    <w:p w14:paraId="3F021CBF" w14:textId="77777777" w:rsidR="003D3790" w:rsidRPr="003F4C0F" w:rsidRDefault="003D3790" w:rsidP="004936BD">
      <w:pPr>
        <w:spacing w:after="0" w:line="320" w:lineRule="exact"/>
        <w:ind w:left="510"/>
        <w:jc w:val="both"/>
        <w:rPr>
          <w:rFonts w:ascii="Times New Roman" w:eastAsia="MS Mincho" w:hAnsi="Times New Roman" w:cs="Times New Roman"/>
          <w:lang w:eastAsia="pt-BR"/>
        </w:rPr>
      </w:pPr>
    </w:p>
    <w:p w14:paraId="4F15950A" w14:textId="76F0C5B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As despesas procedimentais serão pagas antecipadamente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mediante envio prévio,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de documentos hábeis a comprovar o gasto futuro, com exceção das despesas referentes a: </w:t>
      </w:r>
      <w:r w:rsidRPr="003F4C0F">
        <w:rPr>
          <w:rFonts w:ascii="Times New Roman" w:eastAsia="MS Mincho" w:hAnsi="Times New Roman"/>
          <w:i/>
          <w:iCs/>
          <w:lang w:eastAsia="pt-BR"/>
        </w:rPr>
        <w:t>(i)</w:t>
      </w:r>
      <w:r w:rsidRPr="003F4C0F">
        <w:rPr>
          <w:rFonts w:ascii="Times New Roman" w:eastAsia="MS Mincho" w:hAnsi="Times New Roman"/>
          <w:lang w:eastAsia="pt-BR"/>
        </w:rPr>
        <w:t xml:space="preserve"> alimentação no curso de diligências, </w:t>
      </w:r>
      <w:r w:rsidRPr="003F4C0F">
        <w:rPr>
          <w:rFonts w:ascii="Times New Roman" w:eastAsia="MS Mincho" w:hAnsi="Times New Roman"/>
          <w:i/>
          <w:iCs/>
          <w:lang w:eastAsia="pt-BR"/>
        </w:rPr>
        <w:t>(ii)</w:t>
      </w:r>
      <w:r w:rsidRPr="003F4C0F">
        <w:rPr>
          <w:rFonts w:ascii="Times New Roman" w:eastAsia="MS Mincho" w:hAnsi="Times New Roman"/>
          <w:lang w:eastAsia="pt-BR"/>
        </w:rPr>
        <w:t xml:space="preserve"> utilização de veículo próprio pelos prepostos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(iii)</w:t>
      </w:r>
      <w:r w:rsidRPr="003F4C0F">
        <w:rPr>
          <w:rFonts w:ascii="Times New Roman" w:eastAsia="MS Mincho" w:hAnsi="Times New Roman"/>
          <w:lang w:eastAsia="pt-BR"/>
        </w:rPr>
        <w:t xml:space="preserve"> pedágios e </w:t>
      </w:r>
      <w:r w:rsidRPr="003F4C0F">
        <w:rPr>
          <w:rFonts w:ascii="Times New Roman" w:eastAsia="MS Mincho" w:hAnsi="Times New Roman"/>
          <w:i/>
          <w:iCs/>
          <w:lang w:eastAsia="pt-BR"/>
        </w:rPr>
        <w:t xml:space="preserve">(iv) </w:t>
      </w:r>
      <w:r w:rsidRPr="003F4C0F">
        <w:rPr>
          <w:rFonts w:ascii="Times New Roman" w:eastAsia="MS Mincho" w:hAnsi="Times New Roman"/>
          <w:lang w:eastAsia="pt-BR"/>
        </w:rPr>
        <w:t xml:space="preserve">valores gastos com </w:t>
      </w:r>
      <w:r w:rsidRPr="003F4C0F">
        <w:rPr>
          <w:rFonts w:ascii="Times New Roman" w:eastAsia="MS Mincho" w:hAnsi="Times New Roman"/>
          <w:lang w:eastAsia="pt-BR"/>
        </w:rPr>
        <w:lastRenderedPageBreak/>
        <w:t>taxis, transporte de aplicativo e transporte público, que serão reembolsados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nos termos dispostos nos itens seguintes.</w:t>
      </w:r>
    </w:p>
    <w:p w14:paraId="0A038FAE"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5ABC108" w14:textId="7F051814"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Os custos suportados pelos prepostos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0304D15A" w14:textId="32B4889E"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do referido documento, desde que previamente autorizados por escrito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smallCaps/>
          <w:lang w:eastAsia="pt-BR"/>
        </w:rPr>
        <w:t>.</w:t>
      </w:r>
    </w:p>
    <w:p w14:paraId="6AE00FE8" w14:textId="77777777" w:rsidR="003D3790" w:rsidRPr="003F4C0F" w:rsidRDefault="003D3790" w:rsidP="004936BD">
      <w:pPr>
        <w:spacing w:after="0" w:line="320" w:lineRule="exact"/>
        <w:jc w:val="both"/>
        <w:rPr>
          <w:rFonts w:ascii="Times New Roman" w:eastAsia="Verdana" w:hAnsi="Times New Roman" w:cs="Times New Roman"/>
          <w:lang w:eastAsia="pt-BR"/>
        </w:rPr>
      </w:pPr>
    </w:p>
    <w:p w14:paraId="30CF298D" w14:textId="5BDE365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Fica estabelecido o valor de R$ </w:t>
      </w:r>
      <w:r w:rsidR="00FF265E" w:rsidRPr="003F4C0F">
        <w:rPr>
          <w:rFonts w:ascii="Times New Roman" w:eastAsia="MS Mincho" w:hAnsi="Times New Roman"/>
          <w:lang w:eastAsia="pt-BR"/>
        </w:rPr>
        <w:t>2</w:t>
      </w:r>
      <w:r w:rsidRPr="003F4C0F">
        <w:rPr>
          <w:rFonts w:ascii="Times New Roman" w:eastAsia="MS Mincho" w:hAnsi="Times New Roman"/>
          <w:lang w:eastAsia="pt-BR"/>
        </w:rPr>
        <w:t>,</w:t>
      </w:r>
      <w:r w:rsidR="00FF265E" w:rsidRPr="003F4C0F">
        <w:rPr>
          <w:rFonts w:ascii="Times New Roman" w:eastAsia="MS Mincho" w:hAnsi="Times New Roman"/>
          <w:lang w:eastAsia="pt-BR"/>
        </w:rPr>
        <w:t>0</w:t>
      </w:r>
      <w:r w:rsidRPr="003F4C0F">
        <w:rPr>
          <w:rFonts w:ascii="Times New Roman" w:eastAsia="MS Mincho" w:hAnsi="Times New Roman"/>
          <w:lang w:eastAsia="pt-BR"/>
        </w:rPr>
        <w:t xml:space="preserve">0 </w:t>
      </w:r>
      <w:r w:rsidR="00FF265E" w:rsidRPr="003F4C0F">
        <w:rPr>
          <w:rFonts w:ascii="Times New Roman" w:eastAsia="MS Mincho" w:hAnsi="Times New Roman"/>
          <w:lang w:eastAsia="pt-BR"/>
        </w:rPr>
        <w:t>(dois reais</w:t>
      </w:r>
      <w:r w:rsidRPr="003F4C0F">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conforme o caso, e o destino da diligência, indicado pelo sistema do “Google Maps” ou “Waze”.</w:t>
      </w:r>
    </w:p>
    <w:p w14:paraId="1679D0C7"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5A4B31DE" w14:textId="0A5B784A"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As diligências, </w:t>
      </w:r>
      <w:r w:rsidR="002A0E87" w:rsidRPr="003F4C0F">
        <w:rPr>
          <w:rFonts w:ascii="Times New Roman" w:eastAsia="MS Mincho" w:hAnsi="Times New Roman"/>
          <w:lang w:eastAsia="pt-BR"/>
        </w:rPr>
        <w:t>reuniões</w:t>
      </w:r>
      <w:r w:rsidRPr="003F4C0F">
        <w:rPr>
          <w:rFonts w:ascii="Times New Roman" w:eastAsia="MS Mincho" w:hAnsi="Times New Roman"/>
          <w:lang w:eastAsia="pt-BR"/>
        </w:rPr>
        <w:t xml:space="preserve"> e demais atos presenciais cuja distância da sede da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 xml:space="preserve">seja superior a 150 (cento e cinquenta) quilômetros da sede ou filial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a depender da complexidade envolvida, serão realizadas por correspondentes indicados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cujos honorários serão custeados integralmente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smallCaps/>
          <w:lang w:eastAsia="pt-BR"/>
        </w:rPr>
        <w:t xml:space="preserve">, </w:t>
      </w:r>
      <w:r w:rsidRPr="003F4C0F">
        <w:rPr>
          <w:rFonts w:ascii="Times New Roman" w:eastAsia="MS Mincho" w:hAnsi="Times New Roman"/>
          <w:lang w:eastAsia="pt-BR"/>
        </w:rPr>
        <w:t>nos mesmos moldes descritos nas disposições anteriores</w:t>
      </w:r>
      <w:r w:rsidRPr="003F4C0F">
        <w:rPr>
          <w:rFonts w:ascii="Times New Roman" w:eastAsia="MS Mincho" w:hAnsi="Times New Roman"/>
          <w:lang w:val="pt" w:eastAsia="pt-BR"/>
        </w:rPr>
        <w:t>.</w:t>
      </w:r>
    </w:p>
    <w:p w14:paraId="11C4E7BF"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7509D98" w14:textId="77777777" w:rsidR="008E6A8A" w:rsidRPr="003F4C0F" w:rsidRDefault="008E6A8A" w:rsidP="004936BD">
      <w:pPr>
        <w:pStyle w:val="1"/>
        <w:rPr>
          <w:b w:val="0"/>
          <w:smallCaps w:val="0"/>
          <w:sz w:val="22"/>
          <w:szCs w:val="22"/>
        </w:rPr>
      </w:pPr>
      <w:bookmarkStart w:id="7" w:name="_Hlk152753763"/>
      <w:r w:rsidRPr="003F4C0F">
        <w:rPr>
          <w:sz w:val="22"/>
          <w:szCs w:val="22"/>
        </w:rPr>
        <w:t>Compliance</w:t>
      </w:r>
      <w:bookmarkEnd w:id="7"/>
      <w:r w:rsidRPr="003F4C0F">
        <w:rPr>
          <w:sz w:val="22"/>
          <w:szCs w:val="22"/>
        </w:rPr>
        <w:t xml:space="preserve"> e Lei Anticorrupção</w:t>
      </w:r>
    </w:p>
    <w:p w14:paraId="6ABAB5E5" w14:textId="77777777" w:rsidR="008E6A8A" w:rsidRPr="003F4C0F" w:rsidRDefault="008E6A8A" w:rsidP="004936BD">
      <w:pPr>
        <w:spacing w:after="0" w:line="320" w:lineRule="exact"/>
        <w:ind w:left="360"/>
        <w:jc w:val="both"/>
        <w:rPr>
          <w:rFonts w:ascii="Times New Roman" w:eastAsia="Times New Roman" w:hAnsi="Times New Roman" w:cs="Times New Roman"/>
          <w:b/>
          <w:bCs/>
          <w:smallCaps/>
          <w:lang w:eastAsia="pt-BR"/>
        </w:rPr>
      </w:pPr>
    </w:p>
    <w:p w14:paraId="17E0FEC4" w14:textId="77777777" w:rsidR="008E6A8A" w:rsidRPr="003F4C0F" w:rsidRDefault="008E6A8A" w:rsidP="004936BD">
      <w:pPr>
        <w:pStyle w:val="Ttulo1"/>
        <w:rPr>
          <w:sz w:val="22"/>
          <w:szCs w:val="22"/>
        </w:rPr>
      </w:pPr>
      <w:r w:rsidRPr="003F4C0F">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3F4C0F" w:rsidRDefault="0019323C" w:rsidP="004936BD">
      <w:pPr>
        <w:pStyle w:val="PargrafodaLista"/>
        <w:spacing w:after="0" w:line="320" w:lineRule="exact"/>
        <w:jc w:val="both"/>
        <w:rPr>
          <w:rFonts w:ascii="Times New Roman" w:eastAsia="MS Mincho" w:hAnsi="Times New Roman"/>
          <w:lang w:eastAsia="pt-BR"/>
        </w:rPr>
      </w:pPr>
    </w:p>
    <w:p w14:paraId="45EF67F6" w14:textId="5FA978D4"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 xml:space="preserve">Disposições Gerais </w:t>
      </w:r>
    </w:p>
    <w:p w14:paraId="0C741BB1"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5D57082D" w14:textId="5DCDA4D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Irrevogabilidade</w:t>
      </w:r>
      <w:r w:rsidRPr="003F4C0F">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3F4C0F" w:rsidRDefault="003D3790" w:rsidP="004936BD">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Independências das Disposições</w:t>
      </w:r>
      <w:r w:rsidRPr="003F4C0F">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3F4C0F" w:rsidRDefault="003D3790" w:rsidP="004936BD">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Acordo Integral</w:t>
      </w:r>
      <w:r w:rsidRPr="003F4C0F">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4E7DE2A5" w14:textId="53FB9827" w:rsidR="003D3790" w:rsidRPr="003F4C0F" w:rsidRDefault="4452AEF1" w:rsidP="004936BD">
      <w:pPr>
        <w:pStyle w:val="PargrafodaLista"/>
        <w:numPr>
          <w:ilvl w:val="1"/>
          <w:numId w:val="33"/>
        </w:numPr>
        <w:spacing w:after="0" w:line="320" w:lineRule="exact"/>
        <w:jc w:val="both"/>
        <w:rPr>
          <w:rFonts w:ascii="Times New Roman" w:eastAsia="MS Mincho" w:hAnsi="Times New Roman"/>
          <w:smallCaps/>
          <w:lang w:eastAsia="pt-BR"/>
        </w:rPr>
      </w:pPr>
      <w:r w:rsidRPr="003F4C0F">
        <w:rPr>
          <w:rFonts w:ascii="Times New Roman" w:eastAsia="MS Mincho" w:hAnsi="Times New Roman"/>
          <w:i/>
          <w:iCs/>
          <w:lang w:eastAsia="pt-BR"/>
        </w:rPr>
        <w:lastRenderedPageBreak/>
        <w:t>Comunicações e Notificações</w:t>
      </w:r>
      <w:r w:rsidRPr="003F4C0F">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(ii) carta registrada; ou (iii) e-mail.</w:t>
      </w:r>
    </w:p>
    <w:p w14:paraId="4E6CBEB7" w14:textId="77777777" w:rsidR="003D3790" w:rsidRPr="003F4C0F" w:rsidRDefault="003D3790" w:rsidP="004936BD">
      <w:pPr>
        <w:spacing w:after="0" w:line="320" w:lineRule="exact"/>
        <w:jc w:val="both"/>
        <w:rPr>
          <w:rFonts w:ascii="Times New Roman" w:eastAsia="Times New Roman" w:hAnsi="Times New Roman" w:cs="Times New Roman"/>
          <w:smallCaps/>
          <w:lang w:eastAsia="pt-BR"/>
        </w:rPr>
      </w:pPr>
    </w:p>
    <w:p w14:paraId="3CDD461A" w14:textId="6FDC7C0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Mudança de Endereço</w:t>
      </w:r>
      <w:r w:rsidRPr="003F4C0F">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B47AE55" w14:textId="6B6EE210"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Vinculação das Partes</w:t>
      </w:r>
      <w:r w:rsidRPr="003F4C0F">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7CEC805" w14:textId="05B7065D"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 xml:space="preserve"> Legislação </w:t>
      </w:r>
      <w:r w:rsidRPr="003F4C0F">
        <w:rPr>
          <w:rFonts w:ascii="Times New Roman" w:eastAsia="MS Mincho" w:hAnsi="Times New Roman"/>
          <w:lang w:eastAsia="pt-BR"/>
        </w:rPr>
        <w:t>Aplicável. Este Contrato será regido e interpretado de acordo com as Leis da República Federativa do Brasil.</w:t>
      </w:r>
    </w:p>
    <w:p w14:paraId="5FE98C5D" w14:textId="77777777" w:rsidR="00A46477" w:rsidRPr="003F4C0F" w:rsidRDefault="00A46477" w:rsidP="004936BD">
      <w:pPr>
        <w:spacing w:after="0" w:line="320" w:lineRule="exact"/>
        <w:jc w:val="both"/>
        <w:rPr>
          <w:rFonts w:ascii="Times New Roman" w:eastAsia="MS Mincho" w:hAnsi="Times New Roman" w:cs="Times New Roman"/>
          <w:lang w:eastAsia="pt-BR"/>
        </w:rPr>
      </w:pPr>
    </w:p>
    <w:p w14:paraId="0251CF70" w14:textId="154D2371"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 xml:space="preserve">Responsabilidade. </w:t>
      </w:r>
      <w:r w:rsidRPr="003F4C0F">
        <w:rPr>
          <w:rFonts w:ascii="Times New Roman" w:eastAsia="MS Mincho" w:hAnsi="Times New Roman"/>
          <w:lang w:eastAsia="pt-BR"/>
        </w:rPr>
        <w:t xml:space="preserve">A </w:t>
      </w:r>
      <w:r w:rsidRPr="003F4C0F">
        <w:rPr>
          <w:rFonts w:ascii="Times New Roman" w:eastAsia="MS Mincho" w:hAnsi="Times New Roman"/>
          <w:b/>
          <w:bCs/>
          <w:smallCaps/>
          <w:lang w:eastAsia="pt-BR"/>
        </w:rPr>
        <w:t xml:space="preserve">Contratada </w:t>
      </w:r>
      <w:r w:rsidRPr="003F4C0F">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3F4C0F" w:rsidRDefault="008B496F" w:rsidP="004936BD">
      <w:pPr>
        <w:pStyle w:val="PargrafodaLista"/>
        <w:spacing w:after="0" w:line="320" w:lineRule="exact"/>
        <w:rPr>
          <w:rFonts w:ascii="Times New Roman" w:eastAsia="MS Mincho" w:hAnsi="Times New Roman"/>
          <w:lang w:eastAsia="pt-BR"/>
        </w:rPr>
      </w:pPr>
    </w:p>
    <w:p w14:paraId="5AA52DDC" w14:textId="2B8BDBF3" w:rsidR="008B496F" w:rsidRPr="003F4C0F" w:rsidRDefault="008B496F" w:rsidP="004936BD">
      <w:pPr>
        <w:pStyle w:val="Ttulo1"/>
        <w:rPr>
          <w:sz w:val="22"/>
          <w:szCs w:val="22"/>
        </w:rPr>
      </w:pPr>
      <w:r w:rsidRPr="003F4C0F">
        <w:rPr>
          <w:i/>
          <w:iCs/>
          <w:sz w:val="22"/>
          <w:szCs w:val="22"/>
        </w:rPr>
        <w:t xml:space="preserve">Utilização Marca. </w:t>
      </w:r>
      <w:r w:rsidRPr="003F4C0F">
        <w:rPr>
          <w:sz w:val="22"/>
          <w:szCs w:val="22"/>
        </w:rPr>
        <w:t>A</w:t>
      </w:r>
      <w:r w:rsidR="00930B24">
        <w:rPr>
          <w:sz w:val="22"/>
          <w:szCs w:val="22"/>
        </w:rPr>
        <w:t>s</w:t>
      </w:r>
      <w:r w:rsidRPr="003F4C0F">
        <w:rPr>
          <w:sz w:val="22"/>
          <w:szCs w:val="22"/>
        </w:rPr>
        <w:t xml:space="preserve"> </w:t>
      </w:r>
      <w:r w:rsidR="00F34200">
        <w:rPr>
          <w:b/>
          <w:bCs/>
          <w:smallCaps/>
          <w:sz w:val="22"/>
          <w:szCs w:val="22"/>
        </w:rPr>
        <w:t>Contratante</w:t>
      </w:r>
      <w:r w:rsidR="00930B24">
        <w:rPr>
          <w:b/>
          <w:bCs/>
          <w:smallCaps/>
          <w:sz w:val="22"/>
          <w:szCs w:val="22"/>
        </w:rPr>
        <w:t>s</w:t>
      </w:r>
      <w:r w:rsidRPr="003F4C0F">
        <w:rPr>
          <w:sz w:val="22"/>
          <w:szCs w:val="22"/>
        </w:rPr>
        <w:t xml:space="preserve"> autoriza</w:t>
      </w:r>
      <w:r w:rsidR="00930B24">
        <w:rPr>
          <w:sz w:val="22"/>
          <w:szCs w:val="22"/>
        </w:rPr>
        <w:t>m</w:t>
      </w:r>
      <w:r w:rsidRPr="003F4C0F">
        <w:rPr>
          <w:sz w:val="22"/>
          <w:szCs w:val="22"/>
        </w:rPr>
        <w:t xml:space="preserve"> expressamente que a </w:t>
      </w:r>
      <w:r w:rsidRPr="003F4C0F">
        <w:rPr>
          <w:b/>
          <w:bCs/>
          <w:smallCaps/>
          <w:sz w:val="22"/>
          <w:szCs w:val="22"/>
        </w:rPr>
        <w:t>Contratada</w:t>
      </w:r>
      <w:r w:rsidRPr="003F4C0F">
        <w:rPr>
          <w:sz w:val="22"/>
          <w:szCs w:val="22"/>
        </w:rPr>
        <w:t xml:space="preserve"> utilize a sua marca em seus materiais de divulgação comercial.</w:t>
      </w:r>
    </w:p>
    <w:p w14:paraId="178FADAB" w14:textId="77777777" w:rsidR="003D3790" w:rsidRPr="003F4C0F" w:rsidRDefault="003D3790" w:rsidP="004936BD">
      <w:pPr>
        <w:spacing w:after="0" w:line="320" w:lineRule="exact"/>
        <w:ind w:left="792"/>
        <w:jc w:val="both"/>
        <w:rPr>
          <w:rFonts w:ascii="Times New Roman" w:eastAsia="MS Mincho" w:hAnsi="Times New Roman" w:cs="Times New Roman"/>
          <w:lang w:eastAsia="pt-BR"/>
        </w:rPr>
      </w:pPr>
    </w:p>
    <w:p w14:paraId="0A7E8146" w14:textId="0F777D68" w:rsidR="00027EE8" w:rsidRPr="003F4C0F" w:rsidRDefault="4452AEF1" w:rsidP="004936BD">
      <w:pPr>
        <w:pStyle w:val="Ttulo1"/>
        <w:rPr>
          <w:sz w:val="22"/>
          <w:szCs w:val="22"/>
        </w:rPr>
      </w:pPr>
      <w:r w:rsidRPr="003F4C0F">
        <w:rPr>
          <w:i/>
          <w:iCs/>
          <w:sz w:val="22"/>
          <w:szCs w:val="22"/>
        </w:rPr>
        <w:t xml:space="preserve">Tributos. </w:t>
      </w:r>
      <w:r w:rsidR="00027EE8" w:rsidRPr="003F4C0F">
        <w:rPr>
          <w:sz w:val="22"/>
          <w:szCs w:val="22"/>
        </w:rPr>
        <w:t xml:space="preserve">Os </w:t>
      </w:r>
      <w:r w:rsidR="00711791" w:rsidRPr="003F4C0F">
        <w:rPr>
          <w:rStyle w:val="normaltextrun"/>
          <w:color w:val="000000"/>
          <w:sz w:val="22"/>
          <w:szCs w:val="22"/>
        </w:rPr>
        <w:t xml:space="preserve">valores dos honorários estipulados neste Contrato </w:t>
      </w:r>
      <w:r w:rsidR="0006561B" w:rsidRPr="003F4C0F">
        <w:rPr>
          <w:rStyle w:val="normaltextrun"/>
          <w:color w:val="000000"/>
          <w:sz w:val="22"/>
          <w:szCs w:val="22"/>
        </w:rPr>
        <w:t xml:space="preserve">englobam </w:t>
      </w:r>
      <w:r w:rsidR="00711791" w:rsidRPr="003F4C0F">
        <w:rPr>
          <w:rStyle w:val="normaltextrun"/>
          <w:color w:val="000000"/>
          <w:sz w:val="22"/>
          <w:szCs w:val="22"/>
        </w:rPr>
        <w:t>todos os tributos, encargos, taxas, contribuições fiscais e parafiscais, lucro e demais custos necessários à realização dos serviços objeto do presente Contrato</w:t>
      </w:r>
      <w:r w:rsidR="00027EE8" w:rsidRPr="003F4C0F">
        <w:rPr>
          <w:sz w:val="22"/>
          <w:szCs w:val="22"/>
        </w:rPr>
        <w:t xml:space="preserve">. </w:t>
      </w:r>
    </w:p>
    <w:p w14:paraId="4ECCE80A"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25EEABAA" w14:textId="437922C1"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Legislação Aplicável</w:t>
      </w:r>
      <w:r w:rsidRPr="003F4C0F">
        <w:rPr>
          <w:rFonts w:ascii="Times New Roman" w:eastAsia="MS Mincho" w:hAnsi="Times New Roman"/>
          <w:lang w:eastAsia="pt-BR"/>
        </w:rPr>
        <w:t>. Este Contrato será regido e interpretado de acordo com as Leis da República Federativa do Brasil.</w:t>
      </w:r>
    </w:p>
    <w:p w14:paraId="0CFF3CCF" w14:textId="77777777" w:rsidR="00AE684B" w:rsidRPr="003F4C0F" w:rsidRDefault="00AE684B" w:rsidP="004936BD">
      <w:pPr>
        <w:pStyle w:val="PargrafodaLista"/>
        <w:spacing w:after="0" w:line="320" w:lineRule="exact"/>
        <w:jc w:val="both"/>
        <w:rPr>
          <w:rFonts w:ascii="Times New Roman" w:eastAsia="MS Mincho" w:hAnsi="Times New Roman"/>
          <w:lang w:eastAsia="pt-BR"/>
        </w:rPr>
      </w:pPr>
    </w:p>
    <w:p w14:paraId="68CC5619" w14:textId="2DB4FB9A" w:rsidR="00A6666D" w:rsidRPr="003F4C0F" w:rsidRDefault="4452AEF1" w:rsidP="004936BD">
      <w:pPr>
        <w:pStyle w:val="Ttulo1"/>
        <w:rPr>
          <w:rFonts w:eastAsia="Calibri"/>
          <w:b/>
          <w:sz w:val="22"/>
          <w:szCs w:val="22"/>
          <w:lang w:eastAsia="en-US"/>
        </w:rPr>
      </w:pPr>
      <w:r w:rsidRPr="003F4C0F">
        <w:rPr>
          <w:i/>
          <w:iCs/>
          <w:sz w:val="22"/>
          <w:szCs w:val="22"/>
        </w:rPr>
        <w:t xml:space="preserve">Foro. </w:t>
      </w:r>
      <w:r w:rsidRPr="003F4C0F">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3F4C0F" w:rsidRDefault="00F22143" w:rsidP="004936BD">
      <w:pPr>
        <w:pStyle w:val="1"/>
        <w:numPr>
          <w:ilvl w:val="0"/>
          <w:numId w:val="0"/>
        </w:numPr>
        <w:ind w:left="720" w:right="0" w:hanging="360"/>
        <w:rPr>
          <w:sz w:val="22"/>
          <w:szCs w:val="22"/>
        </w:rPr>
      </w:pPr>
    </w:p>
    <w:p w14:paraId="223FEFCE" w14:textId="795AF782" w:rsidR="00147EC8" w:rsidRPr="003F4C0F" w:rsidRDefault="00787490" w:rsidP="004936BD">
      <w:pPr>
        <w:pStyle w:val="Ttulo1"/>
        <w:rPr>
          <w:sz w:val="22"/>
          <w:szCs w:val="22"/>
          <w:shd w:val="clear" w:color="auto" w:fill="FFFFFF"/>
        </w:rPr>
      </w:pPr>
      <w:r w:rsidRPr="003F4C0F">
        <w:rPr>
          <w:rStyle w:val="normaltextrun"/>
          <w:i/>
          <w:iCs/>
          <w:color w:val="000000" w:themeColor="text1"/>
          <w:sz w:val="22"/>
          <w:szCs w:val="22"/>
          <w:shd w:val="clear" w:color="auto" w:fill="FFFFFF"/>
        </w:rPr>
        <w:t xml:space="preserve">Assinaturas. </w:t>
      </w:r>
      <w:r w:rsidR="00147EC8" w:rsidRPr="003F4C0F">
        <w:rPr>
          <w:rStyle w:val="normaltextrun"/>
          <w:color w:val="000000" w:themeColor="text1"/>
          <w:sz w:val="22"/>
          <w:szCs w:val="22"/>
          <w:shd w:val="clear" w:color="auto" w:fill="FFFFFF"/>
        </w:rPr>
        <w:t xml:space="preserve">As </w:t>
      </w:r>
      <w:r w:rsidR="00147EC8" w:rsidRPr="003F4C0F">
        <w:rPr>
          <w:rStyle w:val="normaltextrun"/>
          <w:b/>
          <w:bCs/>
          <w:smallCaps/>
          <w:color w:val="000000" w:themeColor="text1"/>
          <w:sz w:val="22"/>
          <w:szCs w:val="22"/>
          <w:shd w:val="clear" w:color="auto" w:fill="FFFFFF"/>
        </w:rPr>
        <w:t>Partes</w:t>
      </w:r>
      <w:r w:rsidR="00147EC8" w:rsidRPr="003F4C0F">
        <w:rPr>
          <w:rStyle w:val="normaltextrun"/>
          <w:color w:val="000000" w:themeColor="text1"/>
          <w:sz w:val="22"/>
          <w:szCs w:val="22"/>
          <w:shd w:val="clear" w:color="auto" w:fill="FFFFFF"/>
        </w:rPr>
        <w:t>, devidamente qualificadas no preâmbulo</w:t>
      </w:r>
      <w:r w:rsidR="00147EC8" w:rsidRPr="003F4C0F">
        <w:rPr>
          <w:rStyle w:val="normaltextrun"/>
          <w:smallCaps/>
          <w:color w:val="000000" w:themeColor="text1"/>
          <w:sz w:val="22"/>
          <w:szCs w:val="22"/>
          <w:shd w:val="clear" w:color="auto" w:fill="FFFFFF"/>
        </w:rPr>
        <w:t>,</w:t>
      </w:r>
      <w:r w:rsidR="00147EC8" w:rsidRPr="003F4C0F">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w:t>
      </w:r>
      <w:r w:rsidR="00DC3197">
        <w:rPr>
          <w:rStyle w:val="normaltextrun"/>
          <w:color w:val="000000" w:themeColor="text1"/>
          <w:sz w:val="22"/>
          <w:szCs w:val="22"/>
          <w:shd w:val="clear" w:color="auto" w:fill="FFFFFF"/>
        </w:rPr>
        <w:t>do</w:t>
      </w:r>
      <w:r w:rsidR="00147EC8" w:rsidRPr="003F4C0F">
        <w:rPr>
          <w:rStyle w:val="normaltextrun"/>
          <w:color w:val="000000" w:themeColor="text1"/>
          <w:sz w:val="22"/>
          <w:szCs w:val="22"/>
          <w:shd w:val="clear" w:color="auto" w:fill="FFFFFF"/>
        </w:rPr>
        <w:t xml:space="preserve"> art. 784</w:t>
      </w:r>
      <w:r w:rsidR="008312CD" w:rsidRPr="003F4C0F">
        <w:rPr>
          <w:rStyle w:val="normaltextrun"/>
          <w:color w:val="000000" w:themeColor="text1"/>
          <w:sz w:val="22"/>
          <w:szCs w:val="22"/>
          <w:shd w:val="clear" w:color="auto" w:fill="FFFFFF"/>
        </w:rPr>
        <w:t xml:space="preserve"> § 4</w:t>
      </w:r>
      <w:r w:rsidR="0038567E" w:rsidRPr="003F4C0F">
        <w:rPr>
          <w:rStyle w:val="normaltextrun"/>
          <w:color w:val="000000" w:themeColor="text1"/>
          <w:sz w:val="22"/>
          <w:szCs w:val="22"/>
          <w:shd w:val="clear" w:color="auto" w:fill="FFFFFF"/>
        </w:rPr>
        <w:t>º</w:t>
      </w:r>
      <w:r w:rsidR="00147EC8" w:rsidRPr="003F4C0F">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3F4C0F" w:rsidRDefault="00147EC8" w:rsidP="004936BD">
      <w:pPr>
        <w:pStyle w:val="1"/>
        <w:numPr>
          <w:ilvl w:val="0"/>
          <w:numId w:val="0"/>
        </w:numPr>
        <w:ind w:left="720" w:right="0" w:hanging="360"/>
        <w:rPr>
          <w:sz w:val="22"/>
          <w:szCs w:val="22"/>
        </w:rPr>
      </w:pPr>
    </w:p>
    <w:p w14:paraId="0E886125" w14:textId="10E16F27" w:rsidR="007858A8" w:rsidRPr="003F4C0F" w:rsidRDefault="007858A8" w:rsidP="007858A8">
      <w:pPr>
        <w:spacing w:after="0" w:line="320" w:lineRule="exact"/>
        <w:ind w:firstLine="709"/>
        <w:jc w:val="both"/>
        <w:rPr>
          <w:rFonts w:ascii="Times New Roman" w:hAnsi="Times New Roman" w:cs="Times New Roman"/>
        </w:rPr>
      </w:pPr>
      <w:r w:rsidRPr="003F4C0F">
        <w:rPr>
          <w:rFonts w:ascii="Times New Roman" w:hAnsi="Times New Roman" w:cs="Times New Roman"/>
        </w:rPr>
        <w:lastRenderedPageBreak/>
        <w:t xml:space="preserve">Campinas, </w:t>
      </w:r>
      <w:r w:rsidRPr="003F4C0F">
        <w:rPr>
          <w:rFonts w:ascii="Times New Roman" w:hAnsi="Times New Roman" w:cs="Times New Roman"/>
        </w:rPr>
        <w:fldChar w:fldCharType="begin"/>
      </w:r>
      <w:r w:rsidRPr="003F4C0F">
        <w:rPr>
          <w:rFonts w:ascii="Times New Roman" w:hAnsi="Times New Roman" w:cs="Times New Roman"/>
        </w:rPr>
        <w:instrText xml:space="preserve"> TIME \@ "d' de 'MMMM' de 'yyyy" </w:instrText>
      </w:r>
      <w:r w:rsidRPr="003F4C0F">
        <w:rPr>
          <w:rFonts w:ascii="Times New Roman" w:hAnsi="Times New Roman" w:cs="Times New Roman"/>
        </w:rPr>
        <w:fldChar w:fldCharType="separate"/>
      </w:r>
      <w:r w:rsidR="00804755">
        <w:rPr>
          <w:rFonts w:ascii="Times New Roman" w:hAnsi="Times New Roman" w:cs="Times New Roman"/>
          <w:noProof/>
        </w:rPr>
        <w:t>30 de abril de 2026</w:t>
      </w:r>
      <w:r w:rsidRPr="003F4C0F">
        <w:rPr>
          <w:rFonts w:ascii="Times New Roman" w:hAnsi="Times New Roman" w:cs="Times New Roman"/>
        </w:rPr>
        <w:fldChar w:fldCharType="end"/>
      </w:r>
      <w:r w:rsidRPr="003F4C0F">
        <w:rPr>
          <w:rFonts w:ascii="Times New Roman" w:hAnsi="Times New Roman" w:cs="Times New Roman"/>
        </w:rPr>
        <w:t xml:space="preserve">. </w:t>
      </w:r>
    </w:p>
    <w:p w14:paraId="72B46A79" w14:textId="6CC2364A" w:rsidR="00586B26" w:rsidRPr="003F4C0F" w:rsidRDefault="00586B26" w:rsidP="004936BD">
      <w:pPr>
        <w:spacing w:after="0" w:line="320" w:lineRule="exact"/>
        <w:rPr>
          <w:rFonts w:ascii="Times New Roman" w:hAnsi="Times New Roman" w:cs="Times New Roman"/>
        </w:rPr>
      </w:pPr>
    </w:p>
    <w:p w14:paraId="6C5A6A6F" w14:textId="0F273391" w:rsidR="00586B26" w:rsidRPr="003F4C0F" w:rsidRDefault="00586B26" w:rsidP="00C00FAD">
      <w:pPr>
        <w:spacing w:after="0" w:line="320" w:lineRule="exact"/>
        <w:ind w:firstLine="426"/>
        <w:jc w:val="center"/>
        <w:rPr>
          <w:rFonts w:ascii="Times New Roman" w:hAnsi="Times New Roman" w:cs="Times New Roman"/>
          <w:b/>
          <w:bCs/>
          <w:smallCaps/>
        </w:rPr>
      </w:pPr>
      <w:r w:rsidRPr="003F4C0F">
        <w:rPr>
          <w:rFonts w:ascii="Times New Roman" w:hAnsi="Times New Roman" w:cs="Times New Roman"/>
          <w:b/>
          <w:bCs/>
          <w:smallCaps/>
        </w:rPr>
        <w:t>Página de Assinaturas</w:t>
      </w:r>
    </w:p>
    <w:p w14:paraId="66E2FD6A" w14:textId="77777777" w:rsidR="00702862" w:rsidRPr="003F4C0F" w:rsidRDefault="00702862" w:rsidP="007858A8">
      <w:pPr>
        <w:spacing w:after="0" w:line="320" w:lineRule="exact"/>
        <w:jc w:val="both"/>
        <w:rPr>
          <w:rFonts w:ascii="Times New Roman" w:hAnsi="Times New Roman" w:cs="Times New Roman"/>
          <w:b/>
          <w:bCs/>
          <w:smallCaps/>
        </w:rPr>
      </w:pPr>
    </w:p>
    <w:p w14:paraId="318759F5" w14:textId="77777777" w:rsidR="007858A8" w:rsidRPr="003F4C0F" w:rsidRDefault="007858A8" w:rsidP="007858A8">
      <w:pPr>
        <w:spacing w:after="0" w:line="320" w:lineRule="exact"/>
        <w:jc w:val="both"/>
        <w:rPr>
          <w:rFonts w:ascii="Times New Roman" w:hAnsi="Times New Roman" w:cs="Times New Roman"/>
        </w:rPr>
      </w:pPr>
    </w:p>
    <w:p w14:paraId="6FDCF5E0" w14:textId="77777777" w:rsidR="00586B26" w:rsidRPr="003F4C0F" w:rsidRDefault="00586B26" w:rsidP="004936BD">
      <w:pPr>
        <w:spacing w:after="0" w:line="320" w:lineRule="exact"/>
        <w:ind w:firstLine="709"/>
        <w:jc w:val="both"/>
        <w:rPr>
          <w:rFonts w:ascii="Times New Roman" w:hAnsi="Times New Roman" w:cs="Times New Roman"/>
        </w:rPr>
      </w:pPr>
    </w:p>
    <w:p w14:paraId="38340434" w14:textId="77777777" w:rsidR="00626C29" w:rsidRPr="003F4C0F" w:rsidRDefault="00626C29" w:rsidP="0092142E">
      <w:pPr>
        <w:spacing w:after="0" w:line="320" w:lineRule="exact"/>
        <w:jc w:val="both"/>
        <w:rPr>
          <w:rFonts w:ascii="Times New Roman" w:hAnsi="Times New Roman" w:cs="Times New Roman"/>
        </w:rPr>
      </w:pPr>
    </w:p>
    <w:p w14:paraId="5ECF67D4" w14:textId="77777777" w:rsidR="00F22143" w:rsidRPr="003F4C0F" w:rsidRDefault="00F22143"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55CF2906" w14:textId="2A71E945" w:rsidR="00F22143" w:rsidRPr="003F4C0F" w:rsidRDefault="00F22143"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w:t>
      </w:r>
      <w:r w:rsidR="00F47CAC" w:rsidRPr="003F4C0F">
        <w:rPr>
          <w:rFonts w:ascii="Times New Roman" w:hAnsi="Times New Roman" w:cs="Times New Roman"/>
          <w:b/>
          <w:smallCaps/>
        </w:rPr>
        <w:t xml:space="preserve"> |</w:t>
      </w:r>
      <w:r w:rsidRPr="003F4C0F">
        <w:rPr>
          <w:rFonts w:ascii="Times New Roman" w:hAnsi="Times New Roman" w:cs="Times New Roman"/>
          <w:b/>
          <w:smallCaps/>
        </w:rPr>
        <w:t xml:space="preserve"> Pires – Sociedade de Advogados</w:t>
      </w:r>
    </w:p>
    <w:p w14:paraId="05621648" w14:textId="77777777" w:rsidR="00711791" w:rsidRPr="003F4C0F" w:rsidRDefault="00711791"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 xml:space="preserve">Gustavo Bismarchi Motta </w:t>
      </w:r>
    </w:p>
    <w:p w14:paraId="026ED93B" w14:textId="1EFD8E98" w:rsidR="00F22143" w:rsidRPr="003F4C0F" w:rsidRDefault="00711791"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275.477</w:t>
      </w:r>
    </w:p>
    <w:p w14:paraId="5DA9DCFF" w14:textId="77777777" w:rsidR="00702862" w:rsidRPr="003F4C0F" w:rsidRDefault="00702862" w:rsidP="004936BD">
      <w:pPr>
        <w:spacing w:after="0" w:line="320" w:lineRule="exact"/>
        <w:jc w:val="center"/>
        <w:rPr>
          <w:rFonts w:ascii="Times New Roman" w:hAnsi="Times New Roman" w:cs="Times New Roman"/>
          <w:b/>
        </w:rPr>
      </w:pPr>
    </w:p>
    <w:p w14:paraId="24670FB9" w14:textId="77777777" w:rsidR="00586B26" w:rsidRPr="003F4C0F" w:rsidRDefault="00586B26" w:rsidP="004936BD">
      <w:pPr>
        <w:spacing w:after="0" w:line="320" w:lineRule="exact"/>
        <w:jc w:val="center"/>
        <w:rPr>
          <w:rFonts w:ascii="Times New Roman" w:hAnsi="Times New Roman" w:cs="Times New Roman"/>
          <w:b/>
        </w:rPr>
      </w:pPr>
    </w:p>
    <w:p w14:paraId="02C65266" w14:textId="77777777" w:rsidR="00626C29" w:rsidRPr="003F4C0F" w:rsidRDefault="00626C29" w:rsidP="004936BD">
      <w:pPr>
        <w:spacing w:after="0" w:line="320" w:lineRule="exact"/>
        <w:jc w:val="center"/>
        <w:rPr>
          <w:rFonts w:ascii="Times New Roman" w:hAnsi="Times New Roman" w:cs="Times New Roman"/>
          <w:b/>
        </w:rPr>
      </w:pPr>
    </w:p>
    <w:p w14:paraId="64DC9396" w14:textId="77777777" w:rsidR="004C2FD4" w:rsidRPr="003F4C0F" w:rsidRDefault="004C2FD4" w:rsidP="004936BD">
      <w:pPr>
        <w:spacing w:after="0" w:line="320" w:lineRule="exact"/>
        <w:ind w:firstLine="709"/>
        <w:jc w:val="both"/>
        <w:rPr>
          <w:rFonts w:ascii="Times New Roman" w:hAnsi="Times New Roman" w:cs="Times New Roman"/>
        </w:rPr>
      </w:pPr>
    </w:p>
    <w:p w14:paraId="7D16D780" w14:textId="77777777" w:rsidR="004C2FD4" w:rsidRPr="003F4C0F" w:rsidRDefault="004C2FD4"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70564CEC" w14:textId="77777777" w:rsidR="004C2FD4" w:rsidRPr="003F4C0F" w:rsidRDefault="004C2FD4"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 | Pires – Sociedade de Advogados</w:t>
      </w:r>
    </w:p>
    <w:p w14:paraId="39D1EAA7" w14:textId="25A6D88B" w:rsidR="004C2FD4" w:rsidRPr="003F4C0F" w:rsidRDefault="004C2FD4"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Ricardo Viscardi Pires</w:t>
      </w:r>
    </w:p>
    <w:p w14:paraId="4523D851" w14:textId="2DF921DC" w:rsidR="004C2FD4" w:rsidRPr="003F4C0F" w:rsidRDefault="004C2FD4"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353.389</w:t>
      </w:r>
    </w:p>
    <w:p w14:paraId="5D26F4E4" w14:textId="77777777" w:rsidR="002A11A3" w:rsidRPr="003F4C0F" w:rsidRDefault="002A11A3" w:rsidP="004936BD">
      <w:pPr>
        <w:spacing w:after="0" w:line="320" w:lineRule="exact"/>
        <w:jc w:val="center"/>
        <w:rPr>
          <w:rFonts w:ascii="Times New Roman" w:hAnsi="Times New Roman" w:cs="Times New Roman"/>
          <w:b/>
        </w:rPr>
      </w:pPr>
    </w:p>
    <w:p w14:paraId="749B7A8A" w14:textId="77777777" w:rsidR="0092142E" w:rsidRPr="003F4C0F" w:rsidRDefault="0092142E" w:rsidP="00C3236D">
      <w:pPr>
        <w:spacing w:after="0" w:line="320" w:lineRule="exact"/>
        <w:rPr>
          <w:rFonts w:ascii="Times New Roman" w:hAnsi="Times New Roman" w:cs="Times New Roman"/>
          <w:b/>
        </w:rPr>
      </w:pPr>
    </w:p>
    <w:p w14:paraId="56BC18A6" w14:textId="77777777" w:rsidR="00586B26" w:rsidRPr="003F4C0F" w:rsidRDefault="00586B26" w:rsidP="004936BD">
      <w:pPr>
        <w:spacing w:after="0" w:line="320" w:lineRule="exact"/>
        <w:jc w:val="center"/>
        <w:rPr>
          <w:rFonts w:ascii="Times New Roman" w:hAnsi="Times New Roman" w:cs="Times New Roman"/>
          <w:b/>
        </w:rPr>
      </w:pPr>
    </w:p>
    <w:p w14:paraId="698C45F6" w14:textId="77777777" w:rsidR="00F22143" w:rsidRPr="003F4C0F" w:rsidRDefault="00F22143" w:rsidP="004936BD">
      <w:pPr>
        <w:spacing w:after="0" w:line="320" w:lineRule="exact"/>
        <w:jc w:val="center"/>
        <w:rPr>
          <w:rFonts w:ascii="Times New Roman" w:hAnsi="Times New Roman" w:cs="Times New Roman"/>
          <w:b/>
        </w:rPr>
      </w:pPr>
      <w:r w:rsidRPr="003F4C0F">
        <w:rPr>
          <w:rFonts w:ascii="Times New Roman" w:hAnsi="Times New Roman" w:cs="Times New Roman"/>
          <w:b/>
        </w:rPr>
        <w:t>______________________________</w:t>
      </w:r>
    </w:p>
    <w:p w14:paraId="4A1A447C" w14:textId="77777777" w:rsidR="0044348B" w:rsidRDefault="0044348B" w:rsidP="007858A8">
      <w:pPr>
        <w:spacing w:after="0" w:line="320" w:lineRule="exact"/>
        <w:jc w:val="center"/>
        <w:rPr>
          <w:rFonts w:ascii="Times New Roman" w:hAnsi="Times New Roman" w:cs="Times New Roman"/>
          <w:b/>
          <w:bCs/>
          <w:smallCaps/>
        </w:rPr>
      </w:pPr>
      <w:r w:rsidRPr="007347F9">
        <w:rPr>
          <w:rFonts w:ascii="Times New Roman" w:hAnsi="Times New Roman" w:cs="Times New Roman"/>
          <w:b/>
          <w:bCs/>
          <w:smallCaps/>
        </w:rPr>
        <w:t xml:space="preserve">Santos &amp; Zanon Tecnologia e Segurança </w:t>
      </w:r>
      <w:r>
        <w:rPr>
          <w:rFonts w:ascii="Times New Roman" w:hAnsi="Times New Roman" w:cs="Times New Roman"/>
          <w:b/>
          <w:bCs/>
          <w:smallCaps/>
        </w:rPr>
        <w:t>LTDA.</w:t>
      </w:r>
    </w:p>
    <w:p w14:paraId="400167AB" w14:textId="654E38C1" w:rsidR="007858A8" w:rsidRDefault="00EF3B4A" w:rsidP="007858A8">
      <w:pPr>
        <w:spacing w:after="0" w:line="320" w:lineRule="exact"/>
        <w:jc w:val="center"/>
        <w:rPr>
          <w:rFonts w:ascii="Times New Roman" w:hAnsi="Times New Roman" w:cs="Times New Roman"/>
        </w:rPr>
      </w:pPr>
      <w:r w:rsidRPr="003F4C0F">
        <w:rPr>
          <w:rFonts w:ascii="Times New Roman" w:hAnsi="Times New Roman" w:cs="Times New Roman"/>
          <w:bCs/>
        </w:rPr>
        <w:t>CNPJ</w:t>
      </w:r>
      <w:r w:rsidR="00D47FD5" w:rsidRPr="003F4C0F">
        <w:rPr>
          <w:rFonts w:ascii="Times New Roman" w:hAnsi="Times New Roman" w:cs="Times New Roman"/>
          <w:bCs/>
        </w:rPr>
        <w:t xml:space="preserve"> nº </w:t>
      </w:r>
      <w:r w:rsidR="00C3236D" w:rsidRPr="007347F9">
        <w:rPr>
          <w:rFonts w:ascii="Times New Roman" w:hAnsi="Times New Roman" w:cs="Times New Roman"/>
        </w:rPr>
        <w:t>27.140.695/0001-63</w:t>
      </w:r>
    </w:p>
    <w:p w14:paraId="6CF2F8E1" w14:textId="77777777" w:rsidR="00862E1A" w:rsidRDefault="00862E1A" w:rsidP="007858A8">
      <w:pPr>
        <w:spacing w:after="0" w:line="320" w:lineRule="exact"/>
        <w:jc w:val="center"/>
        <w:rPr>
          <w:rFonts w:ascii="Times New Roman" w:hAnsi="Times New Roman" w:cs="Times New Roman"/>
        </w:rPr>
      </w:pPr>
    </w:p>
    <w:p w14:paraId="2074B931" w14:textId="77777777" w:rsidR="00862E1A" w:rsidRDefault="00862E1A" w:rsidP="007858A8">
      <w:pPr>
        <w:spacing w:after="0" w:line="320" w:lineRule="exact"/>
        <w:jc w:val="center"/>
        <w:rPr>
          <w:rFonts w:ascii="Times New Roman" w:hAnsi="Times New Roman" w:cs="Times New Roman"/>
        </w:rPr>
      </w:pPr>
    </w:p>
    <w:p w14:paraId="2DCE6AB7" w14:textId="77777777" w:rsidR="00A77401" w:rsidRDefault="00A77401" w:rsidP="007858A8">
      <w:pPr>
        <w:spacing w:after="0" w:line="320" w:lineRule="exact"/>
        <w:jc w:val="center"/>
        <w:rPr>
          <w:rFonts w:ascii="Times New Roman" w:hAnsi="Times New Roman" w:cs="Times New Roman"/>
        </w:rPr>
      </w:pPr>
    </w:p>
    <w:p w14:paraId="5B831BBA" w14:textId="77777777" w:rsidR="00A77401" w:rsidRDefault="00A77401" w:rsidP="00862E1A">
      <w:pPr>
        <w:spacing w:after="0" w:line="320" w:lineRule="exact"/>
        <w:jc w:val="center"/>
        <w:rPr>
          <w:rFonts w:ascii="Times New Roman" w:hAnsi="Times New Roman" w:cs="Times New Roman"/>
        </w:rPr>
      </w:pPr>
    </w:p>
    <w:p w14:paraId="5C6A7DBB" w14:textId="10F2EC02" w:rsidR="007D3D88" w:rsidRPr="003F4C0F" w:rsidRDefault="007D3D88" w:rsidP="00862E1A">
      <w:pPr>
        <w:spacing w:after="0" w:line="320" w:lineRule="exact"/>
        <w:jc w:val="center"/>
        <w:rPr>
          <w:rFonts w:ascii="Times New Roman" w:hAnsi="Times New Roman" w:cs="Times New Roman"/>
          <w:bCs/>
        </w:rPr>
      </w:pPr>
    </w:p>
    <w:sectPr w:rsidR="007D3D88" w:rsidRPr="003F4C0F"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C4C6" w14:textId="77777777" w:rsidR="00162BC9" w:rsidRDefault="00162BC9" w:rsidP="00317AAC">
      <w:pPr>
        <w:spacing w:after="0" w:line="240" w:lineRule="auto"/>
      </w:pPr>
      <w:r>
        <w:separator/>
      </w:r>
    </w:p>
  </w:endnote>
  <w:endnote w:type="continuationSeparator" w:id="0">
    <w:p w14:paraId="6E378616" w14:textId="77777777" w:rsidR="00162BC9" w:rsidRDefault="00162BC9" w:rsidP="00317AAC">
      <w:pPr>
        <w:spacing w:after="0" w:line="240" w:lineRule="auto"/>
      </w:pPr>
      <w:r>
        <w:continuationSeparator/>
      </w:r>
    </w:p>
  </w:endnote>
  <w:endnote w:type="continuationNotice" w:id="1">
    <w:p w14:paraId="58C63043" w14:textId="77777777" w:rsidR="00162BC9" w:rsidRDefault="00162B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BB4F" w14:textId="77777777" w:rsidR="00162BC9" w:rsidRDefault="00162BC9" w:rsidP="00317AAC">
      <w:pPr>
        <w:spacing w:after="0" w:line="240" w:lineRule="auto"/>
      </w:pPr>
      <w:r>
        <w:separator/>
      </w:r>
    </w:p>
  </w:footnote>
  <w:footnote w:type="continuationSeparator" w:id="0">
    <w:p w14:paraId="3BB397DE" w14:textId="77777777" w:rsidR="00162BC9" w:rsidRDefault="00162BC9" w:rsidP="00317AAC">
      <w:pPr>
        <w:spacing w:after="0" w:line="240" w:lineRule="auto"/>
      </w:pPr>
      <w:r>
        <w:continuationSeparator/>
      </w:r>
    </w:p>
  </w:footnote>
  <w:footnote w:type="continuationNotice" w:id="1">
    <w:p w14:paraId="74AE2C9C" w14:textId="77777777" w:rsidR="00162BC9" w:rsidRDefault="00162B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EF8"/>
    <w:multiLevelType w:val="hybridMultilevel"/>
    <w:tmpl w:val="86ECAAFC"/>
    <w:lvl w:ilvl="0" w:tplc="2F7E76B6">
      <w:start w:val="1"/>
      <w:numFmt w:val="lowerRoman"/>
      <w:lvlText w:val="(%1)"/>
      <w:lvlJc w:val="left"/>
      <w:pPr>
        <w:ind w:left="780" w:hanging="72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 w15:restartNumberingAfterBreak="0">
    <w:nsid w:val="057F7985"/>
    <w:multiLevelType w:val="multilevel"/>
    <w:tmpl w:val="5B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B2827"/>
    <w:multiLevelType w:val="hybridMultilevel"/>
    <w:tmpl w:val="9D88182C"/>
    <w:lvl w:ilvl="0" w:tplc="E16476F2">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096D4445"/>
    <w:multiLevelType w:val="hybridMultilevel"/>
    <w:tmpl w:val="DEB0AD2E"/>
    <w:lvl w:ilvl="0" w:tplc="B112AB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B6429E"/>
    <w:multiLevelType w:val="hybridMultilevel"/>
    <w:tmpl w:val="EF44B96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5" w15:restartNumberingAfterBreak="0">
    <w:nsid w:val="0FF26E45"/>
    <w:multiLevelType w:val="hybridMultilevel"/>
    <w:tmpl w:val="35D6D4CC"/>
    <w:lvl w:ilvl="0" w:tplc="0416000D">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1D550D7"/>
    <w:multiLevelType w:val="hybridMultilevel"/>
    <w:tmpl w:val="2004C1DC"/>
    <w:lvl w:ilvl="0" w:tplc="A63CE8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143B5156"/>
    <w:multiLevelType w:val="multilevel"/>
    <w:tmpl w:val="414A4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82734"/>
    <w:multiLevelType w:val="multilevel"/>
    <w:tmpl w:val="58C2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E40EE"/>
    <w:multiLevelType w:val="hybridMultilevel"/>
    <w:tmpl w:val="CACCA23C"/>
    <w:lvl w:ilvl="0" w:tplc="65D2B910">
      <w:start w:val="1"/>
      <w:numFmt w:val="lowerRoman"/>
      <w:lvlText w:val="(%1)"/>
      <w:lvlJc w:val="left"/>
      <w:pPr>
        <w:ind w:left="1287" w:hanging="720"/>
      </w:pPr>
      <w:rPr>
        <w:rFonts w:hint="default"/>
        <w:b w:val="0"/>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0" w15:restartNumberingAfterBreak="0">
    <w:nsid w:val="2BF34DFC"/>
    <w:multiLevelType w:val="multilevel"/>
    <w:tmpl w:val="09A09780"/>
    <w:lvl w:ilvl="0">
      <w:start w:val="1"/>
      <w:numFmt w:val="decimal"/>
      <w:pStyle w:val="1"/>
      <w:lvlText w:val="%1."/>
      <w:lvlJc w:val="left"/>
      <w:pPr>
        <w:ind w:left="720" w:hanging="360"/>
      </w:pPr>
      <w:rPr>
        <w:rFonts w:hint="default"/>
        <w:b/>
        <w:bCs/>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32F17DB5"/>
    <w:multiLevelType w:val="hybridMultilevel"/>
    <w:tmpl w:val="2AC2D08E"/>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34571CA2"/>
    <w:multiLevelType w:val="multilevel"/>
    <w:tmpl w:val="77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E9725F"/>
    <w:multiLevelType w:val="hybridMultilevel"/>
    <w:tmpl w:val="EDBE43B2"/>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378B09D0"/>
    <w:multiLevelType w:val="hybridMultilevel"/>
    <w:tmpl w:val="3CF6078C"/>
    <w:lvl w:ilvl="0" w:tplc="05DE8878">
      <w:start w:val="1"/>
      <w:numFmt w:val="upperRoman"/>
      <w:lvlText w:val="I.%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6" w15:restartNumberingAfterBreak="0">
    <w:nsid w:val="3F026A26"/>
    <w:multiLevelType w:val="multilevel"/>
    <w:tmpl w:val="04F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1E6153"/>
    <w:multiLevelType w:val="hybridMultilevel"/>
    <w:tmpl w:val="A006A920"/>
    <w:lvl w:ilvl="0" w:tplc="AB9ADD4E">
      <w:start w:val="3"/>
      <w:numFmt w:val="bullet"/>
      <w:lvlText w:val=""/>
      <w:lvlJc w:val="left"/>
      <w:pPr>
        <w:ind w:left="927" w:hanging="360"/>
      </w:pPr>
      <w:rPr>
        <w:rFonts w:ascii="Symbol" w:eastAsiaTheme="minorEastAsia" w:hAnsi="Symbol" w:cs="Times New Roman" w:hint="default"/>
        <w:b/>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8" w15:restartNumberingAfterBreak="0">
    <w:nsid w:val="423D5708"/>
    <w:multiLevelType w:val="multilevel"/>
    <w:tmpl w:val="2B3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376863"/>
    <w:multiLevelType w:val="hybridMultilevel"/>
    <w:tmpl w:val="70F85DAA"/>
    <w:lvl w:ilvl="0" w:tplc="DD103DAC">
      <w:start w:val="1"/>
      <w:numFmt w:val="lowerRoman"/>
      <w:lvlText w:val="(%1)"/>
      <w:lvlJc w:val="left"/>
      <w:pPr>
        <w:ind w:left="2007" w:hanging="720"/>
      </w:pPr>
      <w:rPr>
        <w:rFonts w:hint="default"/>
      </w:r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20" w15:restartNumberingAfterBreak="0">
    <w:nsid w:val="4CED5D12"/>
    <w:multiLevelType w:val="hybridMultilevel"/>
    <w:tmpl w:val="7ADA9148"/>
    <w:lvl w:ilvl="0" w:tplc="647436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D1263E5"/>
    <w:multiLevelType w:val="hybridMultilevel"/>
    <w:tmpl w:val="DC6CD3A0"/>
    <w:lvl w:ilvl="0" w:tplc="59DA97AA">
      <w:start w:val="1"/>
      <w:numFmt w:val="upperRoman"/>
      <w:lvlText w:val="(%1)"/>
      <w:lvlJc w:val="left"/>
      <w:pPr>
        <w:ind w:left="1080" w:hanging="720"/>
      </w:pPr>
      <w:rPr>
        <w:rFonts w:ascii="Times New Roman" w:eastAsia="MS Mincho" w:hAnsi="Times New Roman" w:cs="Times New Roman" w:hint="default"/>
        <w:i/>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FD85219"/>
    <w:multiLevelType w:val="hybridMultilevel"/>
    <w:tmpl w:val="033EE338"/>
    <w:lvl w:ilvl="0" w:tplc="8602A096">
      <w:start w:val="1"/>
      <w:numFmt w:val="lowerLetter"/>
      <w:lvlText w:val="%1)"/>
      <w:lvlJc w:val="left"/>
      <w:pPr>
        <w:ind w:left="1417" w:hanging="708"/>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21948B3"/>
    <w:multiLevelType w:val="hybridMultilevel"/>
    <w:tmpl w:val="37B21814"/>
    <w:lvl w:ilvl="0" w:tplc="F78C3CE0">
      <w:start w:val="1"/>
      <w:numFmt w:val="lowerRoman"/>
      <w:lvlText w:val="(%1)"/>
      <w:lvlJc w:val="left"/>
      <w:pPr>
        <w:ind w:left="1429" w:hanging="72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4" w15:restartNumberingAfterBreak="0">
    <w:nsid w:val="546164AD"/>
    <w:multiLevelType w:val="hybridMultilevel"/>
    <w:tmpl w:val="D1CE5E0A"/>
    <w:lvl w:ilvl="0" w:tplc="159A3BC6">
      <w:start w:val="1"/>
      <w:numFmt w:val="lowerRoman"/>
      <w:lvlText w:val="%1."/>
      <w:lvlJc w:val="right"/>
      <w:pPr>
        <w:ind w:left="1778" w:hanging="360"/>
      </w:pPr>
      <w:rPr>
        <w:rFonts w:hint="default"/>
        <w:b/>
        <w:bCs/>
        <w:i/>
        <w:iCs/>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25" w15:restartNumberingAfterBreak="0">
    <w:nsid w:val="54A056D7"/>
    <w:multiLevelType w:val="hybridMultilevel"/>
    <w:tmpl w:val="894823F4"/>
    <w:lvl w:ilvl="0" w:tplc="04160017">
      <w:start w:val="1"/>
      <w:numFmt w:val="lowerLetter"/>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6" w15:restartNumberingAfterBreak="0">
    <w:nsid w:val="54E340F0"/>
    <w:multiLevelType w:val="hybridMultilevel"/>
    <w:tmpl w:val="74626EF6"/>
    <w:lvl w:ilvl="0" w:tplc="5D424AD8">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B964757"/>
    <w:multiLevelType w:val="hybridMultilevel"/>
    <w:tmpl w:val="231AF2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BA21C4D"/>
    <w:multiLevelType w:val="multilevel"/>
    <w:tmpl w:val="B98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706ACB"/>
    <w:multiLevelType w:val="multilevel"/>
    <w:tmpl w:val="87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DE62ED"/>
    <w:multiLevelType w:val="hybridMultilevel"/>
    <w:tmpl w:val="543A9DD2"/>
    <w:lvl w:ilvl="0" w:tplc="3DBCBCEC">
      <w:start w:val="1"/>
      <w:numFmt w:val="lowerRoman"/>
      <w:lvlText w:val="(%1)"/>
      <w:lvlJc w:val="left"/>
      <w:pPr>
        <w:ind w:left="1287" w:hanging="720"/>
      </w:pPr>
      <w:rPr>
        <w:rFonts w:eastAsiaTheme="minorEastAsia"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1" w15:restartNumberingAfterBreak="0">
    <w:nsid w:val="61D73E79"/>
    <w:multiLevelType w:val="hybridMultilevel"/>
    <w:tmpl w:val="D99A60B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51E0403"/>
    <w:multiLevelType w:val="hybridMultilevel"/>
    <w:tmpl w:val="F028B36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6B15571E"/>
    <w:multiLevelType w:val="hybridMultilevel"/>
    <w:tmpl w:val="343EA560"/>
    <w:lvl w:ilvl="0" w:tplc="CA849DCC">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4" w15:restartNumberingAfterBreak="0">
    <w:nsid w:val="6C734405"/>
    <w:multiLevelType w:val="hybridMultilevel"/>
    <w:tmpl w:val="8E90A2D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D7D1E6C"/>
    <w:multiLevelType w:val="hybridMultilevel"/>
    <w:tmpl w:val="AA7E5934"/>
    <w:lvl w:ilvl="0" w:tplc="04160001">
      <w:start w:val="1"/>
      <w:numFmt w:val="bullet"/>
      <w:lvlText w:val=""/>
      <w:lvlJc w:val="left"/>
      <w:pPr>
        <w:ind w:left="2509" w:hanging="360"/>
      </w:pPr>
      <w:rPr>
        <w:rFonts w:ascii="Symbol" w:hAnsi="Symbol" w:hint="default"/>
      </w:rPr>
    </w:lvl>
    <w:lvl w:ilvl="1" w:tplc="04160003" w:tentative="1">
      <w:start w:val="1"/>
      <w:numFmt w:val="bullet"/>
      <w:lvlText w:val="o"/>
      <w:lvlJc w:val="left"/>
      <w:pPr>
        <w:ind w:left="3229" w:hanging="360"/>
      </w:pPr>
      <w:rPr>
        <w:rFonts w:ascii="Courier New" w:hAnsi="Courier New" w:cs="Courier New" w:hint="default"/>
      </w:rPr>
    </w:lvl>
    <w:lvl w:ilvl="2" w:tplc="04160005" w:tentative="1">
      <w:start w:val="1"/>
      <w:numFmt w:val="bullet"/>
      <w:lvlText w:val=""/>
      <w:lvlJc w:val="left"/>
      <w:pPr>
        <w:ind w:left="3949" w:hanging="360"/>
      </w:pPr>
      <w:rPr>
        <w:rFonts w:ascii="Wingdings" w:hAnsi="Wingdings" w:hint="default"/>
      </w:rPr>
    </w:lvl>
    <w:lvl w:ilvl="3" w:tplc="04160001" w:tentative="1">
      <w:start w:val="1"/>
      <w:numFmt w:val="bullet"/>
      <w:lvlText w:val=""/>
      <w:lvlJc w:val="left"/>
      <w:pPr>
        <w:ind w:left="4669" w:hanging="360"/>
      </w:pPr>
      <w:rPr>
        <w:rFonts w:ascii="Symbol" w:hAnsi="Symbol" w:hint="default"/>
      </w:rPr>
    </w:lvl>
    <w:lvl w:ilvl="4" w:tplc="04160003" w:tentative="1">
      <w:start w:val="1"/>
      <w:numFmt w:val="bullet"/>
      <w:lvlText w:val="o"/>
      <w:lvlJc w:val="left"/>
      <w:pPr>
        <w:ind w:left="5389" w:hanging="360"/>
      </w:pPr>
      <w:rPr>
        <w:rFonts w:ascii="Courier New" w:hAnsi="Courier New" w:cs="Courier New" w:hint="default"/>
      </w:rPr>
    </w:lvl>
    <w:lvl w:ilvl="5" w:tplc="04160005" w:tentative="1">
      <w:start w:val="1"/>
      <w:numFmt w:val="bullet"/>
      <w:lvlText w:val=""/>
      <w:lvlJc w:val="left"/>
      <w:pPr>
        <w:ind w:left="6109" w:hanging="360"/>
      </w:pPr>
      <w:rPr>
        <w:rFonts w:ascii="Wingdings" w:hAnsi="Wingdings" w:hint="default"/>
      </w:rPr>
    </w:lvl>
    <w:lvl w:ilvl="6" w:tplc="04160001" w:tentative="1">
      <w:start w:val="1"/>
      <w:numFmt w:val="bullet"/>
      <w:lvlText w:val=""/>
      <w:lvlJc w:val="left"/>
      <w:pPr>
        <w:ind w:left="6829" w:hanging="360"/>
      </w:pPr>
      <w:rPr>
        <w:rFonts w:ascii="Symbol" w:hAnsi="Symbol" w:hint="default"/>
      </w:rPr>
    </w:lvl>
    <w:lvl w:ilvl="7" w:tplc="04160003" w:tentative="1">
      <w:start w:val="1"/>
      <w:numFmt w:val="bullet"/>
      <w:lvlText w:val="o"/>
      <w:lvlJc w:val="left"/>
      <w:pPr>
        <w:ind w:left="7549" w:hanging="360"/>
      </w:pPr>
      <w:rPr>
        <w:rFonts w:ascii="Courier New" w:hAnsi="Courier New" w:cs="Courier New" w:hint="default"/>
      </w:rPr>
    </w:lvl>
    <w:lvl w:ilvl="8" w:tplc="04160005" w:tentative="1">
      <w:start w:val="1"/>
      <w:numFmt w:val="bullet"/>
      <w:lvlText w:val=""/>
      <w:lvlJc w:val="left"/>
      <w:pPr>
        <w:ind w:left="8269" w:hanging="360"/>
      </w:pPr>
      <w:rPr>
        <w:rFonts w:ascii="Wingdings" w:hAnsi="Wingdings" w:hint="default"/>
      </w:rPr>
    </w:lvl>
  </w:abstractNum>
  <w:abstractNum w:abstractNumId="36" w15:restartNumberingAfterBreak="0">
    <w:nsid w:val="6DA7649F"/>
    <w:multiLevelType w:val="multilevel"/>
    <w:tmpl w:val="0D8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19081A"/>
    <w:multiLevelType w:val="multilevel"/>
    <w:tmpl w:val="0FE4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206A9"/>
    <w:multiLevelType w:val="hybridMultilevel"/>
    <w:tmpl w:val="4CEA2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0BE6AC5"/>
    <w:multiLevelType w:val="hybridMultilevel"/>
    <w:tmpl w:val="8F10C36E"/>
    <w:lvl w:ilvl="0" w:tplc="E092D752">
      <w:start w:val="1"/>
      <w:numFmt w:val="lowerLetter"/>
      <w:lvlText w:val="%1)"/>
      <w:lvlJc w:val="left"/>
      <w:pPr>
        <w:ind w:left="1494" w:hanging="360"/>
      </w:pPr>
      <w:rPr>
        <w:rFonts w:hint="default"/>
        <w:u w:val="none"/>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40" w15:restartNumberingAfterBreak="0">
    <w:nsid w:val="752F4FB4"/>
    <w:multiLevelType w:val="hybridMultilevel"/>
    <w:tmpl w:val="9F24A776"/>
    <w:lvl w:ilvl="0" w:tplc="05F61DD0">
      <w:numFmt w:val="bullet"/>
      <w:lvlText w:val=""/>
      <w:lvlJc w:val="left"/>
      <w:pPr>
        <w:ind w:left="720" w:hanging="360"/>
      </w:pPr>
      <w:rPr>
        <w:rFonts w:ascii="Symbol" w:eastAsia="Calibri" w:hAnsi="Symbol" w:cs="Times New Roman" w:hint="default"/>
        <w:b/>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9D81733"/>
    <w:multiLevelType w:val="hybridMultilevel"/>
    <w:tmpl w:val="8FECDE28"/>
    <w:lvl w:ilvl="0" w:tplc="EE20D3D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A153F18"/>
    <w:multiLevelType w:val="hybridMultilevel"/>
    <w:tmpl w:val="9AB6B842"/>
    <w:lvl w:ilvl="0" w:tplc="0416000D">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3" w15:restartNumberingAfterBreak="0">
    <w:nsid w:val="7A416E06"/>
    <w:multiLevelType w:val="hybridMultilevel"/>
    <w:tmpl w:val="BFD4CF32"/>
    <w:lvl w:ilvl="0" w:tplc="FE28CB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DC96619"/>
    <w:multiLevelType w:val="hybridMultilevel"/>
    <w:tmpl w:val="75A847B4"/>
    <w:lvl w:ilvl="0" w:tplc="3BFCA904">
      <w:start w:val="1"/>
      <w:numFmt w:val="lowerLetter"/>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F0953C9"/>
    <w:multiLevelType w:val="hybridMultilevel"/>
    <w:tmpl w:val="115C7188"/>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1026235">
    <w:abstractNumId w:val="15"/>
  </w:num>
  <w:num w:numId="2" w16cid:durableId="1507743192">
    <w:abstractNumId w:val="4"/>
  </w:num>
  <w:num w:numId="3" w16cid:durableId="544873852">
    <w:abstractNumId w:val="23"/>
  </w:num>
  <w:num w:numId="4" w16cid:durableId="258606805">
    <w:abstractNumId w:val="22"/>
  </w:num>
  <w:num w:numId="5" w16cid:durableId="1872760031">
    <w:abstractNumId w:val="35"/>
  </w:num>
  <w:num w:numId="6" w16cid:durableId="246960357">
    <w:abstractNumId w:val="40"/>
  </w:num>
  <w:num w:numId="7" w16cid:durableId="399140610">
    <w:abstractNumId w:val="44"/>
  </w:num>
  <w:num w:numId="8" w16cid:durableId="952444639">
    <w:abstractNumId w:val="39"/>
  </w:num>
  <w:num w:numId="9" w16cid:durableId="571814977">
    <w:abstractNumId w:val="17"/>
  </w:num>
  <w:num w:numId="10" w16cid:durableId="1307012986">
    <w:abstractNumId w:val="34"/>
  </w:num>
  <w:num w:numId="11" w16cid:durableId="688993062">
    <w:abstractNumId w:val="9"/>
  </w:num>
  <w:num w:numId="12" w16cid:durableId="1520268711">
    <w:abstractNumId w:val="32"/>
  </w:num>
  <w:num w:numId="13" w16cid:durableId="1264536802">
    <w:abstractNumId w:val="11"/>
  </w:num>
  <w:num w:numId="14" w16cid:durableId="2071346923">
    <w:abstractNumId w:val="19"/>
  </w:num>
  <w:num w:numId="15" w16cid:durableId="1683437954">
    <w:abstractNumId w:val="43"/>
  </w:num>
  <w:num w:numId="16" w16cid:durableId="1350453662">
    <w:abstractNumId w:val="41"/>
  </w:num>
  <w:num w:numId="17" w16cid:durableId="1153839157">
    <w:abstractNumId w:val="30"/>
  </w:num>
  <w:num w:numId="18" w16cid:durableId="6299693">
    <w:abstractNumId w:val="26"/>
  </w:num>
  <w:num w:numId="19" w16cid:durableId="212426474">
    <w:abstractNumId w:val="5"/>
  </w:num>
  <w:num w:numId="20" w16cid:durableId="1005937693">
    <w:abstractNumId w:val="42"/>
  </w:num>
  <w:num w:numId="21" w16cid:durableId="1390883681">
    <w:abstractNumId w:val="24"/>
  </w:num>
  <w:num w:numId="22" w16cid:durableId="402683176">
    <w:abstractNumId w:val="3"/>
  </w:num>
  <w:num w:numId="23" w16cid:durableId="2018921635">
    <w:abstractNumId w:val="18"/>
  </w:num>
  <w:num w:numId="24" w16cid:durableId="1597513538">
    <w:abstractNumId w:val="29"/>
  </w:num>
  <w:num w:numId="25" w16cid:durableId="166865972">
    <w:abstractNumId w:val="28"/>
  </w:num>
  <w:num w:numId="26" w16cid:durableId="166947478">
    <w:abstractNumId w:val="1"/>
  </w:num>
  <w:num w:numId="27" w16cid:durableId="23096962">
    <w:abstractNumId w:val="16"/>
  </w:num>
  <w:num w:numId="28" w16cid:durableId="1354191713">
    <w:abstractNumId w:val="12"/>
  </w:num>
  <w:num w:numId="29" w16cid:durableId="1230001391">
    <w:abstractNumId w:val="36"/>
  </w:num>
  <w:num w:numId="30" w16cid:durableId="120736914">
    <w:abstractNumId w:val="14"/>
  </w:num>
  <w:num w:numId="31" w16cid:durableId="1823430467">
    <w:abstractNumId w:val="2"/>
  </w:num>
  <w:num w:numId="32" w16cid:durableId="508444019">
    <w:abstractNumId w:val="20"/>
  </w:num>
  <w:num w:numId="33" w16cid:durableId="505629059">
    <w:abstractNumId w:val="10"/>
  </w:num>
  <w:num w:numId="34" w16cid:durableId="934051597">
    <w:abstractNumId w:val="8"/>
  </w:num>
  <w:num w:numId="35" w16cid:durableId="1736932634">
    <w:abstractNumId w:val="37"/>
  </w:num>
  <w:num w:numId="36" w16cid:durableId="595359139">
    <w:abstractNumId w:val="7"/>
  </w:num>
  <w:num w:numId="37" w16cid:durableId="974945770">
    <w:abstractNumId w:val="25"/>
  </w:num>
  <w:num w:numId="38" w16cid:durableId="1617180604">
    <w:abstractNumId w:val="6"/>
  </w:num>
  <w:num w:numId="39" w16cid:durableId="1136144155">
    <w:abstractNumId w:val="33"/>
  </w:num>
  <w:num w:numId="40" w16cid:durableId="1114255775">
    <w:abstractNumId w:val="31"/>
  </w:num>
  <w:num w:numId="41" w16cid:durableId="1449158030">
    <w:abstractNumId w:val="13"/>
  </w:num>
  <w:num w:numId="42" w16cid:durableId="591472905">
    <w:abstractNumId w:val="45"/>
  </w:num>
  <w:num w:numId="43" w16cid:durableId="1439837909">
    <w:abstractNumId w:val="27"/>
  </w:num>
  <w:num w:numId="44" w16cid:durableId="1208446986">
    <w:abstractNumId w:val="38"/>
  </w:num>
  <w:num w:numId="45" w16cid:durableId="1860586914">
    <w:abstractNumId w:val="10"/>
  </w:num>
  <w:num w:numId="46" w16cid:durableId="934243272">
    <w:abstractNumId w:val="21"/>
  </w:num>
  <w:num w:numId="47" w16cid:durableId="2115709660">
    <w:abstractNumId w:val="10"/>
  </w:num>
  <w:num w:numId="48" w16cid:durableId="906107831">
    <w:abstractNumId w:val="10"/>
  </w:num>
  <w:num w:numId="49" w16cid:durableId="3884605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to Rossetti Vallim de Castro">
    <w15:presenceInfo w15:providerId="AD" w15:userId="S::renato@bpplaw.com.br::0a04a27b-66a2-4c78-a7ba-4dd60c8da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1823"/>
    <w:rsid w:val="00002F74"/>
    <w:rsid w:val="00004E7F"/>
    <w:rsid w:val="00004F3A"/>
    <w:rsid w:val="000103F8"/>
    <w:rsid w:val="00012A8E"/>
    <w:rsid w:val="00012DFA"/>
    <w:rsid w:val="000132A9"/>
    <w:rsid w:val="000139FD"/>
    <w:rsid w:val="000210FD"/>
    <w:rsid w:val="00022F1D"/>
    <w:rsid w:val="0002473F"/>
    <w:rsid w:val="000264C4"/>
    <w:rsid w:val="00026A5E"/>
    <w:rsid w:val="000275E8"/>
    <w:rsid w:val="00027BFD"/>
    <w:rsid w:val="00027EE8"/>
    <w:rsid w:val="00032C4C"/>
    <w:rsid w:val="00035C27"/>
    <w:rsid w:val="00037058"/>
    <w:rsid w:val="000378FF"/>
    <w:rsid w:val="00040933"/>
    <w:rsid w:val="00040B9E"/>
    <w:rsid w:val="00040E25"/>
    <w:rsid w:val="00041018"/>
    <w:rsid w:val="00041370"/>
    <w:rsid w:val="00041F9E"/>
    <w:rsid w:val="00042A0E"/>
    <w:rsid w:val="00043605"/>
    <w:rsid w:val="0004444B"/>
    <w:rsid w:val="000446EF"/>
    <w:rsid w:val="00046EB4"/>
    <w:rsid w:val="00047549"/>
    <w:rsid w:val="00052A77"/>
    <w:rsid w:val="00053643"/>
    <w:rsid w:val="00054323"/>
    <w:rsid w:val="00055357"/>
    <w:rsid w:val="00055E69"/>
    <w:rsid w:val="00056056"/>
    <w:rsid w:val="00056319"/>
    <w:rsid w:val="00056A52"/>
    <w:rsid w:val="00056CB2"/>
    <w:rsid w:val="00060394"/>
    <w:rsid w:val="0006264F"/>
    <w:rsid w:val="0006561B"/>
    <w:rsid w:val="00065D22"/>
    <w:rsid w:val="000671BB"/>
    <w:rsid w:val="00070322"/>
    <w:rsid w:val="0007245A"/>
    <w:rsid w:val="00072A39"/>
    <w:rsid w:val="00072E39"/>
    <w:rsid w:val="0007435F"/>
    <w:rsid w:val="00074F5F"/>
    <w:rsid w:val="0007781E"/>
    <w:rsid w:val="00080136"/>
    <w:rsid w:val="00080BA0"/>
    <w:rsid w:val="00081240"/>
    <w:rsid w:val="0008412F"/>
    <w:rsid w:val="00084807"/>
    <w:rsid w:val="00084C55"/>
    <w:rsid w:val="00085E8E"/>
    <w:rsid w:val="00086B5A"/>
    <w:rsid w:val="000873BB"/>
    <w:rsid w:val="00087E42"/>
    <w:rsid w:val="00090569"/>
    <w:rsid w:val="000911B8"/>
    <w:rsid w:val="000917AE"/>
    <w:rsid w:val="00096091"/>
    <w:rsid w:val="000A147D"/>
    <w:rsid w:val="000A1F30"/>
    <w:rsid w:val="000A32DB"/>
    <w:rsid w:val="000A387B"/>
    <w:rsid w:val="000A4443"/>
    <w:rsid w:val="000B36AF"/>
    <w:rsid w:val="000B62AB"/>
    <w:rsid w:val="000B6C78"/>
    <w:rsid w:val="000B6EA0"/>
    <w:rsid w:val="000C05D6"/>
    <w:rsid w:val="000C0C6F"/>
    <w:rsid w:val="000C189A"/>
    <w:rsid w:val="000C1DAA"/>
    <w:rsid w:val="000C3C5E"/>
    <w:rsid w:val="000C3C64"/>
    <w:rsid w:val="000C63C4"/>
    <w:rsid w:val="000C6AA9"/>
    <w:rsid w:val="000D066C"/>
    <w:rsid w:val="000D09B4"/>
    <w:rsid w:val="000D1086"/>
    <w:rsid w:val="000D3CD3"/>
    <w:rsid w:val="000D4D4C"/>
    <w:rsid w:val="000D7139"/>
    <w:rsid w:val="000E0C86"/>
    <w:rsid w:val="000E0D37"/>
    <w:rsid w:val="000E2211"/>
    <w:rsid w:val="000E3109"/>
    <w:rsid w:val="000E3A87"/>
    <w:rsid w:val="000E42FF"/>
    <w:rsid w:val="000E4F2D"/>
    <w:rsid w:val="000E53A2"/>
    <w:rsid w:val="000E5667"/>
    <w:rsid w:val="000E6F5E"/>
    <w:rsid w:val="000F1971"/>
    <w:rsid w:val="000F21D9"/>
    <w:rsid w:val="000F524E"/>
    <w:rsid w:val="0010125F"/>
    <w:rsid w:val="00104756"/>
    <w:rsid w:val="001058BE"/>
    <w:rsid w:val="00106F53"/>
    <w:rsid w:val="00112591"/>
    <w:rsid w:val="00112B47"/>
    <w:rsid w:val="001140FD"/>
    <w:rsid w:val="00115172"/>
    <w:rsid w:val="00116F23"/>
    <w:rsid w:val="00117504"/>
    <w:rsid w:val="00120868"/>
    <w:rsid w:val="00120B71"/>
    <w:rsid w:val="001217AD"/>
    <w:rsid w:val="001221FA"/>
    <w:rsid w:val="00123BA7"/>
    <w:rsid w:val="001256F2"/>
    <w:rsid w:val="00127DE0"/>
    <w:rsid w:val="0013014C"/>
    <w:rsid w:val="00130826"/>
    <w:rsid w:val="00130BD2"/>
    <w:rsid w:val="001327F1"/>
    <w:rsid w:val="001332D5"/>
    <w:rsid w:val="0013667C"/>
    <w:rsid w:val="001374A5"/>
    <w:rsid w:val="001475F0"/>
    <w:rsid w:val="00147EC8"/>
    <w:rsid w:val="00150356"/>
    <w:rsid w:val="00150ACE"/>
    <w:rsid w:val="0015162A"/>
    <w:rsid w:val="0015586E"/>
    <w:rsid w:val="00160437"/>
    <w:rsid w:val="00161443"/>
    <w:rsid w:val="00162474"/>
    <w:rsid w:val="00162BC9"/>
    <w:rsid w:val="00164E4C"/>
    <w:rsid w:val="00165165"/>
    <w:rsid w:val="001656F8"/>
    <w:rsid w:val="001673FA"/>
    <w:rsid w:val="00167DBF"/>
    <w:rsid w:val="00171161"/>
    <w:rsid w:val="001713D5"/>
    <w:rsid w:val="00173670"/>
    <w:rsid w:val="00173A26"/>
    <w:rsid w:val="00174EB0"/>
    <w:rsid w:val="001752B9"/>
    <w:rsid w:val="00175930"/>
    <w:rsid w:val="001774C9"/>
    <w:rsid w:val="001809F3"/>
    <w:rsid w:val="00183F94"/>
    <w:rsid w:val="001848B3"/>
    <w:rsid w:val="00192B19"/>
    <w:rsid w:val="0019323C"/>
    <w:rsid w:val="0019519F"/>
    <w:rsid w:val="00195BB2"/>
    <w:rsid w:val="00196CBB"/>
    <w:rsid w:val="00197135"/>
    <w:rsid w:val="001A10E1"/>
    <w:rsid w:val="001A2B3D"/>
    <w:rsid w:val="001A4315"/>
    <w:rsid w:val="001A4EE2"/>
    <w:rsid w:val="001B312E"/>
    <w:rsid w:val="001B5313"/>
    <w:rsid w:val="001B647F"/>
    <w:rsid w:val="001B64D9"/>
    <w:rsid w:val="001B7959"/>
    <w:rsid w:val="001C1C6F"/>
    <w:rsid w:val="001C3D06"/>
    <w:rsid w:val="001C41DB"/>
    <w:rsid w:val="001D06B0"/>
    <w:rsid w:val="001D0721"/>
    <w:rsid w:val="001D1915"/>
    <w:rsid w:val="001D2661"/>
    <w:rsid w:val="001D3261"/>
    <w:rsid w:val="001D6CAE"/>
    <w:rsid w:val="001D76B0"/>
    <w:rsid w:val="001E1C33"/>
    <w:rsid w:val="001E1D21"/>
    <w:rsid w:val="001E1F55"/>
    <w:rsid w:val="001E29F2"/>
    <w:rsid w:val="001E32D1"/>
    <w:rsid w:val="001E61F9"/>
    <w:rsid w:val="001E63B7"/>
    <w:rsid w:val="001F0934"/>
    <w:rsid w:val="001F0C45"/>
    <w:rsid w:val="001F105F"/>
    <w:rsid w:val="001F6F0B"/>
    <w:rsid w:val="001F7ADC"/>
    <w:rsid w:val="00200B7E"/>
    <w:rsid w:val="00205C80"/>
    <w:rsid w:val="00206412"/>
    <w:rsid w:val="00206F05"/>
    <w:rsid w:val="00210E3D"/>
    <w:rsid w:val="00211EB1"/>
    <w:rsid w:val="00212C72"/>
    <w:rsid w:val="00213D40"/>
    <w:rsid w:val="002164D2"/>
    <w:rsid w:val="00216E79"/>
    <w:rsid w:val="00217712"/>
    <w:rsid w:val="00217A56"/>
    <w:rsid w:val="00220394"/>
    <w:rsid w:val="00222AB0"/>
    <w:rsid w:val="00222E69"/>
    <w:rsid w:val="00223BA7"/>
    <w:rsid w:val="002243A3"/>
    <w:rsid w:val="00224BC6"/>
    <w:rsid w:val="00227818"/>
    <w:rsid w:val="00227CAB"/>
    <w:rsid w:val="002304E6"/>
    <w:rsid w:val="00231A2E"/>
    <w:rsid w:val="0023267F"/>
    <w:rsid w:val="00233CDC"/>
    <w:rsid w:val="0023407E"/>
    <w:rsid w:val="002345C5"/>
    <w:rsid w:val="00236D82"/>
    <w:rsid w:val="002400AB"/>
    <w:rsid w:val="00242929"/>
    <w:rsid w:val="00244B09"/>
    <w:rsid w:val="00245182"/>
    <w:rsid w:val="002457B1"/>
    <w:rsid w:val="002464D6"/>
    <w:rsid w:val="002476F7"/>
    <w:rsid w:val="002536FF"/>
    <w:rsid w:val="002549C6"/>
    <w:rsid w:val="00255BD4"/>
    <w:rsid w:val="00256808"/>
    <w:rsid w:val="0026027E"/>
    <w:rsid w:val="002610D3"/>
    <w:rsid w:val="00261F82"/>
    <w:rsid w:val="002646D8"/>
    <w:rsid w:val="0026630D"/>
    <w:rsid w:val="002676A0"/>
    <w:rsid w:val="00267D92"/>
    <w:rsid w:val="00270187"/>
    <w:rsid w:val="00272F63"/>
    <w:rsid w:val="00275270"/>
    <w:rsid w:val="002758C0"/>
    <w:rsid w:val="00276032"/>
    <w:rsid w:val="00281617"/>
    <w:rsid w:val="00281681"/>
    <w:rsid w:val="00281B19"/>
    <w:rsid w:val="00281D4B"/>
    <w:rsid w:val="002825E3"/>
    <w:rsid w:val="00287018"/>
    <w:rsid w:val="00290258"/>
    <w:rsid w:val="00291692"/>
    <w:rsid w:val="00291ACD"/>
    <w:rsid w:val="00294BB4"/>
    <w:rsid w:val="002A05DA"/>
    <w:rsid w:val="002A086D"/>
    <w:rsid w:val="002A0E87"/>
    <w:rsid w:val="002A11A3"/>
    <w:rsid w:val="002A14D9"/>
    <w:rsid w:val="002A290E"/>
    <w:rsid w:val="002A51B1"/>
    <w:rsid w:val="002A5482"/>
    <w:rsid w:val="002A5A9E"/>
    <w:rsid w:val="002A708D"/>
    <w:rsid w:val="002A740A"/>
    <w:rsid w:val="002A7F2B"/>
    <w:rsid w:val="002B1F53"/>
    <w:rsid w:val="002B2061"/>
    <w:rsid w:val="002B2CD6"/>
    <w:rsid w:val="002B55E2"/>
    <w:rsid w:val="002B5DAE"/>
    <w:rsid w:val="002B71ED"/>
    <w:rsid w:val="002B7C27"/>
    <w:rsid w:val="002C1DD4"/>
    <w:rsid w:val="002C377E"/>
    <w:rsid w:val="002C4BC2"/>
    <w:rsid w:val="002C59EE"/>
    <w:rsid w:val="002C6151"/>
    <w:rsid w:val="002C6A47"/>
    <w:rsid w:val="002D19DC"/>
    <w:rsid w:val="002D1D24"/>
    <w:rsid w:val="002D2312"/>
    <w:rsid w:val="002D4695"/>
    <w:rsid w:val="002D51E9"/>
    <w:rsid w:val="002D569C"/>
    <w:rsid w:val="002D60D9"/>
    <w:rsid w:val="002D67A3"/>
    <w:rsid w:val="002E0144"/>
    <w:rsid w:val="002E0B9C"/>
    <w:rsid w:val="002E1C97"/>
    <w:rsid w:val="002E1F06"/>
    <w:rsid w:val="002E1FD1"/>
    <w:rsid w:val="002E3234"/>
    <w:rsid w:val="002E3498"/>
    <w:rsid w:val="002E3588"/>
    <w:rsid w:val="002E363B"/>
    <w:rsid w:val="002E41CA"/>
    <w:rsid w:val="002E6B35"/>
    <w:rsid w:val="002F3C22"/>
    <w:rsid w:val="002F603D"/>
    <w:rsid w:val="00300310"/>
    <w:rsid w:val="00303627"/>
    <w:rsid w:val="0030380B"/>
    <w:rsid w:val="00303925"/>
    <w:rsid w:val="00306D05"/>
    <w:rsid w:val="00307F42"/>
    <w:rsid w:val="003118E8"/>
    <w:rsid w:val="00312852"/>
    <w:rsid w:val="0031361A"/>
    <w:rsid w:val="003145E1"/>
    <w:rsid w:val="003147B5"/>
    <w:rsid w:val="00316D5E"/>
    <w:rsid w:val="00317A85"/>
    <w:rsid w:val="00317AAC"/>
    <w:rsid w:val="003204F8"/>
    <w:rsid w:val="00322088"/>
    <w:rsid w:val="00323A1E"/>
    <w:rsid w:val="00325417"/>
    <w:rsid w:val="003267E7"/>
    <w:rsid w:val="003272C5"/>
    <w:rsid w:val="003300DB"/>
    <w:rsid w:val="00330A66"/>
    <w:rsid w:val="00330E4F"/>
    <w:rsid w:val="003323D1"/>
    <w:rsid w:val="00332EDE"/>
    <w:rsid w:val="00333B4E"/>
    <w:rsid w:val="00333DA2"/>
    <w:rsid w:val="00333ED8"/>
    <w:rsid w:val="00333FBB"/>
    <w:rsid w:val="0033552C"/>
    <w:rsid w:val="00335759"/>
    <w:rsid w:val="00335DF4"/>
    <w:rsid w:val="00341091"/>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3C30"/>
    <w:rsid w:val="0036593E"/>
    <w:rsid w:val="00365B37"/>
    <w:rsid w:val="003673F7"/>
    <w:rsid w:val="003705B3"/>
    <w:rsid w:val="0037419B"/>
    <w:rsid w:val="00374485"/>
    <w:rsid w:val="00380342"/>
    <w:rsid w:val="003807C0"/>
    <w:rsid w:val="00381A62"/>
    <w:rsid w:val="0038478E"/>
    <w:rsid w:val="00385085"/>
    <w:rsid w:val="00385129"/>
    <w:rsid w:val="00385467"/>
    <w:rsid w:val="003855FC"/>
    <w:rsid w:val="0038567E"/>
    <w:rsid w:val="00386E45"/>
    <w:rsid w:val="00390548"/>
    <w:rsid w:val="0039256D"/>
    <w:rsid w:val="00392AEA"/>
    <w:rsid w:val="00392C60"/>
    <w:rsid w:val="003950DE"/>
    <w:rsid w:val="00395BF8"/>
    <w:rsid w:val="003964C3"/>
    <w:rsid w:val="003A2433"/>
    <w:rsid w:val="003A3A0C"/>
    <w:rsid w:val="003A5D28"/>
    <w:rsid w:val="003B0446"/>
    <w:rsid w:val="003B108B"/>
    <w:rsid w:val="003B2A67"/>
    <w:rsid w:val="003B7575"/>
    <w:rsid w:val="003C074C"/>
    <w:rsid w:val="003C0842"/>
    <w:rsid w:val="003C1CE4"/>
    <w:rsid w:val="003C1E8D"/>
    <w:rsid w:val="003C2449"/>
    <w:rsid w:val="003C6D6A"/>
    <w:rsid w:val="003C735A"/>
    <w:rsid w:val="003C7647"/>
    <w:rsid w:val="003D06FB"/>
    <w:rsid w:val="003D3790"/>
    <w:rsid w:val="003D3A37"/>
    <w:rsid w:val="003D3D9A"/>
    <w:rsid w:val="003D3E14"/>
    <w:rsid w:val="003D3E5A"/>
    <w:rsid w:val="003D56CD"/>
    <w:rsid w:val="003D5D8C"/>
    <w:rsid w:val="003D657E"/>
    <w:rsid w:val="003D7EAA"/>
    <w:rsid w:val="003E125F"/>
    <w:rsid w:val="003E1EC2"/>
    <w:rsid w:val="003E321C"/>
    <w:rsid w:val="003E43BE"/>
    <w:rsid w:val="003E5FB0"/>
    <w:rsid w:val="003E7472"/>
    <w:rsid w:val="003F17F6"/>
    <w:rsid w:val="003F26D9"/>
    <w:rsid w:val="003F29D5"/>
    <w:rsid w:val="003F3D46"/>
    <w:rsid w:val="003F4C0F"/>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009"/>
    <w:rsid w:val="00415967"/>
    <w:rsid w:val="004168B9"/>
    <w:rsid w:val="00416FE4"/>
    <w:rsid w:val="00422B6E"/>
    <w:rsid w:val="00425BDC"/>
    <w:rsid w:val="00427229"/>
    <w:rsid w:val="0042724C"/>
    <w:rsid w:val="00427AC9"/>
    <w:rsid w:val="004304B3"/>
    <w:rsid w:val="00431951"/>
    <w:rsid w:val="00431A3C"/>
    <w:rsid w:val="0043245E"/>
    <w:rsid w:val="0043375C"/>
    <w:rsid w:val="00433976"/>
    <w:rsid w:val="00437051"/>
    <w:rsid w:val="00437ED9"/>
    <w:rsid w:val="0044157E"/>
    <w:rsid w:val="0044348B"/>
    <w:rsid w:val="00443518"/>
    <w:rsid w:val="00443F97"/>
    <w:rsid w:val="0044487C"/>
    <w:rsid w:val="00444D6D"/>
    <w:rsid w:val="004456E5"/>
    <w:rsid w:val="00446395"/>
    <w:rsid w:val="0044756E"/>
    <w:rsid w:val="00450251"/>
    <w:rsid w:val="004510D0"/>
    <w:rsid w:val="00452225"/>
    <w:rsid w:val="0045272C"/>
    <w:rsid w:val="00454767"/>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1868"/>
    <w:rsid w:val="00472264"/>
    <w:rsid w:val="004726A4"/>
    <w:rsid w:val="004744E0"/>
    <w:rsid w:val="00474684"/>
    <w:rsid w:val="00474B98"/>
    <w:rsid w:val="0047660A"/>
    <w:rsid w:val="00482D17"/>
    <w:rsid w:val="00483138"/>
    <w:rsid w:val="00485FB5"/>
    <w:rsid w:val="00487291"/>
    <w:rsid w:val="00487D1F"/>
    <w:rsid w:val="00491748"/>
    <w:rsid w:val="004936BD"/>
    <w:rsid w:val="004948C0"/>
    <w:rsid w:val="004954C3"/>
    <w:rsid w:val="0049675C"/>
    <w:rsid w:val="004A01D8"/>
    <w:rsid w:val="004A035F"/>
    <w:rsid w:val="004A47AC"/>
    <w:rsid w:val="004A48F1"/>
    <w:rsid w:val="004A5EE3"/>
    <w:rsid w:val="004A7953"/>
    <w:rsid w:val="004A7C09"/>
    <w:rsid w:val="004B445A"/>
    <w:rsid w:val="004B46BA"/>
    <w:rsid w:val="004C2BF7"/>
    <w:rsid w:val="004C2FD4"/>
    <w:rsid w:val="004C5D6F"/>
    <w:rsid w:val="004C5F6D"/>
    <w:rsid w:val="004C6229"/>
    <w:rsid w:val="004C6A10"/>
    <w:rsid w:val="004C7A21"/>
    <w:rsid w:val="004D5DA8"/>
    <w:rsid w:val="004E197C"/>
    <w:rsid w:val="004E4BC5"/>
    <w:rsid w:val="004E78DF"/>
    <w:rsid w:val="004F2A87"/>
    <w:rsid w:val="004F3579"/>
    <w:rsid w:val="004F43EB"/>
    <w:rsid w:val="004F54F8"/>
    <w:rsid w:val="004F690E"/>
    <w:rsid w:val="005002CD"/>
    <w:rsid w:val="005034A4"/>
    <w:rsid w:val="00505974"/>
    <w:rsid w:val="005066AC"/>
    <w:rsid w:val="005107E6"/>
    <w:rsid w:val="0051084F"/>
    <w:rsid w:val="005116AA"/>
    <w:rsid w:val="005130C5"/>
    <w:rsid w:val="005131D0"/>
    <w:rsid w:val="0051470E"/>
    <w:rsid w:val="00516A7B"/>
    <w:rsid w:val="0052142A"/>
    <w:rsid w:val="005224FE"/>
    <w:rsid w:val="0052397C"/>
    <w:rsid w:val="00525B9E"/>
    <w:rsid w:val="00526C0F"/>
    <w:rsid w:val="00527FFA"/>
    <w:rsid w:val="005309B3"/>
    <w:rsid w:val="00532739"/>
    <w:rsid w:val="0053738B"/>
    <w:rsid w:val="005432E3"/>
    <w:rsid w:val="00543B4D"/>
    <w:rsid w:val="00551A99"/>
    <w:rsid w:val="00552B69"/>
    <w:rsid w:val="005550EB"/>
    <w:rsid w:val="005562BE"/>
    <w:rsid w:val="005607DB"/>
    <w:rsid w:val="0056086E"/>
    <w:rsid w:val="0056095E"/>
    <w:rsid w:val="0056403E"/>
    <w:rsid w:val="00565D0A"/>
    <w:rsid w:val="00571AF2"/>
    <w:rsid w:val="00571DCF"/>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1798"/>
    <w:rsid w:val="00592233"/>
    <w:rsid w:val="00592DD2"/>
    <w:rsid w:val="00594C8B"/>
    <w:rsid w:val="00594DC4"/>
    <w:rsid w:val="00596EAA"/>
    <w:rsid w:val="005A0893"/>
    <w:rsid w:val="005A1B20"/>
    <w:rsid w:val="005A5171"/>
    <w:rsid w:val="005A54DF"/>
    <w:rsid w:val="005A68C4"/>
    <w:rsid w:val="005B0350"/>
    <w:rsid w:val="005B0B1A"/>
    <w:rsid w:val="005B2A82"/>
    <w:rsid w:val="005B4347"/>
    <w:rsid w:val="005B5B20"/>
    <w:rsid w:val="005B675E"/>
    <w:rsid w:val="005C06D1"/>
    <w:rsid w:val="005C178B"/>
    <w:rsid w:val="005C32F2"/>
    <w:rsid w:val="005C49DC"/>
    <w:rsid w:val="005C5ED1"/>
    <w:rsid w:val="005C6B35"/>
    <w:rsid w:val="005D02CE"/>
    <w:rsid w:val="005D28AE"/>
    <w:rsid w:val="005D377E"/>
    <w:rsid w:val="005D3C7D"/>
    <w:rsid w:val="005D4689"/>
    <w:rsid w:val="005D5E14"/>
    <w:rsid w:val="005D67A2"/>
    <w:rsid w:val="005D7A8B"/>
    <w:rsid w:val="005E1A2E"/>
    <w:rsid w:val="005E2176"/>
    <w:rsid w:val="005E2981"/>
    <w:rsid w:val="005E2FCC"/>
    <w:rsid w:val="005E3A8B"/>
    <w:rsid w:val="005E3BDF"/>
    <w:rsid w:val="005E524A"/>
    <w:rsid w:val="005E5446"/>
    <w:rsid w:val="005E5CBE"/>
    <w:rsid w:val="005E74D1"/>
    <w:rsid w:val="005E7CC9"/>
    <w:rsid w:val="005F160F"/>
    <w:rsid w:val="005F33CB"/>
    <w:rsid w:val="005F3EDE"/>
    <w:rsid w:val="005F5F73"/>
    <w:rsid w:val="005F6D2C"/>
    <w:rsid w:val="005F782C"/>
    <w:rsid w:val="005F7CE3"/>
    <w:rsid w:val="00600A90"/>
    <w:rsid w:val="00607A80"/>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1336"/>
    <w:rsid w:val="00633879"/>
    <w:rsid w:val="006343BB"/>
    <w:rsid w:val="0064196C"/>
    <w:rsid w:val="00641AEA"/>
    <w:rsid w:val="006456F2"/>
    <w:rsid w:val="00646927"/>
    <w:rsid w:val="006475AD"/>
    <w:rsid w:val="006516DC"/>
    <w:rsid w:val="00651CBB"/>
    <w:rsid w:val="0065225D"/>
    <w:rsid w:val="00652AD3"/>
    <w:rsid w:val="00653503"/>
    <w:rsid w:val="00653E86"/>
    <w:rsid w:val="00654DFE"/>
    <w:rsid w:val="00655D16"/>
    <w:rsid w:val="00661BB6"/>
    <w:rsid w:val="006628F9"/>
    <w:rsid w:val="006651B9"/>
    <w:rsid w:val="006665D0"/>
    <w:rsid w:val="006672E4"/>
    <w:rsid w:val="0067090E"/>
    <w:rsid w:val="0067224C"/>
    <w:rsid w:val="00674920"/>
    <w:rsid w:val="006766ED"/>
    <w:rsid w:val="00676D8F"/>
    <w:rsid w:val="00677CB5"/>
    <w:rsid w:val="0068178D"/>
    <w:rsid w:val="00683BCB"/>
    <w:rsid w:val="00686A7D"/>
    <w:rsid w:val="00686F88"/>
    <w:rsid w:val="00691D85"/>
    <w:rsid w:val="00693EA4"/>
    <w:rsid w:val="00694951"/>
    <w:rsid w:val="006968B5"/>
    <w:rsid w:val="00697546"/>
    <w:rsid w:val="00697A05"/>
    <w:rsid w:val="006A0403"/>
    <w:rsid w:val="006A0B53"/>
    <w:rsid w:val="006A1AD2"/>
    <w:rsid w:val="006A62AC"/>
    <w:rsid w:val="006A750B"/>
    <w:rsid w:val="006A7672"/>
    <w:rsid w:val="006B1A4A"/>
    <w:rsid w:val="006B27A6"/>
    <w:rsid w:val="006B37FE"/>
    <w:rsid w:val="006B5C06"/>
    <w:rsid w:val="006C2B19"/>
    <w:rsid w:val="006C3531"/>
    <w:rsid w:val="006C4139"/>
    <w:rsid w:val="006C4DC2"/>
    <w:rsid w:val="006C50A5"/>
    <w:rsid w:val="006C65A3"/>
    <w:rsid w:val="006C70E2"/>
    <w:rsid w:val="006D1690"/>
    <w:rsid w:val="006D2A6C"/>
    <w:rsid w:val="006D2DD6"/>
    <w:rsid w:val="006D32E0"/>
    <w:rsid w:val="006D59E3"/>
    <w:rsid w:val="006D61FC"/>
    <w:rsid w:val="006D637E"/>
    <w:rsid w:val="006D6DBB"/>
    <w:rsid w:val="006D7C29"/>
    <w:rsid w:val="006E034B"/>
    <w:rsid w:val="006E047C"/>
    <w:rsid w:val="006E195C"/>
    <w:rsid w:val="006E1D8D"/>
    <w:rsid w:val="006E2F1A"/>
    <w:rsid w:val="006E55C1"/>
    <w:rsid w:val="006E6303"/>
    <w:rsid w:val="006E64BB"/>
    <w:rsid w:val="006E7398"/>
    <w:rsid w:val="006F12A0"/>
    <w:rsid w:val="006F468B"/>
    <w:rsid w:val="006F625C"/>
    <w:rsid w:val="006F7678"/>
    <w:rsid w:val="0070213A"/>
    <w:rsid w:val="00702862"/>
    <w:rsid w:val="007032F3"/>
    <w:rsid w:val="00703936"/>
    <w:rsid w:val="00703B08"/>
    <w:rsid w:val="00703B73"/>
    <w:rsid w:val="00703F04"/>
    <w:rsid w:val="00704D44"/>
    <w:rsid w:val="00705744"/>
    <w:rsid w:val="00705D90"/>
    <w:rsid w:val="0070648A"/>
    <w:rsid w:val="007067DD"/>
    <w:rsid w:val="007068DA"/>
    <w:rsid w:val="0070787D"/>
    <w:rsid w:val="00707ED7"/>
    <w:rsid w:val="007109C7"/>
    <w:rsid w:val="00711791"/>
    <w:rsid w:val="0071205A"/>
    <w:rsid w:val="007150CF"/>
    <w:rsid w:val="00715379"/>
    <w:rsid w:val="00715DA8"/>
    <w:rsid w:val="00717085"/>
    <w:rsid w:val="00717667"/>
    <w:rsid w:val="00717707"/>
    <w:rsid w:val="00717CD5"/>
    <w:rsid w:val="00720A21"/>
    <w:rsid w:val="00721EC3"/>
    <w:rsid w:val="007223B5"/>
    <w:rsid w:val="0072368A"/>
    <w:rsid w:val="00725834"/>
    <w:rsid w:val="00725B0D"/>
    <w:rsid w:val="00731B3B"/>
    <w:rsid w:val="0073246E"/>
    <w:rsid w:val="00733734"/>
    <w:rsid w:val="0073749C"/>
    <w:rsid w:val="007416BC"/>
    <w:rsid w:val="0074306C"/>
    <w:rsid w:val="0074395E"/>
    <w:rsid w:val="007446FF"/>
    <w:rsid w:val="00744FD9"/>
    <w:rsid w:val="00747AFD"/>
    <w:rsid w:val="00750A37"/>
    <w:rsid w:val="00752F48"/>
    <w:rsid w:val="00761575"/>
    <w:rsid w:val="0076259A"/>
    <w:rsid w:val="00763301"/>
    <w:rsid w:val="00765AFE"/>
    <w:rsid w:val="00767FD6"/>
    <w:rsid w:val="007706A2"/>
    <w:rsid w:val="00771CCA"/>
    <w:rsid w:val="00773D7D"/>
    <w:rsid w:val="007743AB"/>
    <w:rsid w:val="00774ABE"/>
    <w:rsid w:val="00775933"/>
    <w:rsid w:val="00782AF1"/>
    <w:rsid w:val="007854E0"/>
    <w:rsid w:val="00785515"/>
    <w:rsid w:val="007858A8"/>
    <w:rsid w:val="00785A22"/>
    <w:rsid w:val="00787490"/>
    <w:rsid w:val="00787EE5"/>
    <w:rsid w:val="00791133"/>
    <w:rsid w:val="00791655"/>
    <w:rsid w:val="00793E40"/>
    <w:rsid w:val="007950D5"/>
    <w:rsid w:val="00797880"/>
    <w:rsid w:val="007A047F"/>
    <w:rsid w:val="007A113E"/>
    <w:rsid w:val="007A2C73"/>
    <w:rsid w:val="007A34B5"/>
    <w:rsid w:val="007A5E99"/>
    <w:rsid w:val="007A7CDF"/>
    <w:rsid w:val="007B124B"/>
    <w:rsid w:val="007B1CBA"/>
    <w:rsid w:val="007B4CE8"/>
    <w:rsid w:val="007B6AD3"/>
    <w:rsid w:val="007C1256"/>
    <w:rsid w:val="007C25B5"/>
    <w:rsid w:val="007C2A4B"/>
    <w:rsid w:val="007C2EFF"/>
    <w:rsid w:val="007C3939"/>
    <w:rsid w:val="007C4867"/>
    <w:rsid w:val="007C6C7A"/>
    <w:rsid w:val="007D34D2"/>
    <w:rsid w:val="007D3D88"/>
    <w:rsid w:val="007D66E9"/>
    <w:rsid w:val="007D6DFF"/>
    <w:rsid w:val="007E535F"/>
    <w:rsid w:val="007E63D8"/>
    <w:rsid w:val="007E6FC6"/>
    <w:rsid w:val="007F0580"/>
    <w:rsid w:val="007F09D0"/>
    <w:rsid w:val="007F0A23"/>
    <w:rsid w:val="007F15BA"/>
    <w:rsid w:val="007F2DC5"/>
    <w:rsid w:val="007F4A87"/>
    <w:rsid w:val="007F748C"/>
    <w:rsid w:val="00800CAF"/>
    <w:rsid w:val="00801EBC"/>
    <w:rsid w:val="0080298A"/>
    <w:rsid w:val="00804755"/>
    <w:rsid w:val="008072B3"/>
    <w:rsid w:val="00807622"/>
    <w:rsid w:val="008110F8"/>
    <w:rsid w:val="00812771"/>
    <w:rsid w:val="0081524A"/>
    <w:rsid w:val="008155F7"/>
    <w:rsid w:val="00817A67"/>
    <w:rsid w:val="008202C7"/>
    <w:rsid w:val="008205AF"/>
    <w:rsid w:val="008214CC"/>
    <w:rsid w:val="00824F37"/>
    <w:rsid w:val="008312CD"/>
    <w:rsid w:val="00831F9A"/>
    <w:rsid w:val="008323C6"/>
    <w:rsid w:val="00832E09"/>
    <w:rsid w:val="00833518"/>
    <w:rsid w:val="00833F6F"/>
    <w:rsid w:val="008348B4"/>
    <w:rsid w:val="00835CF6"/>
    <w:rsid w:val="00836521"/>
    <w:rsid w:val="0083795A"/>
    <w:rsid w:val="0085013A"/>
    <w:rsid w:val="00851F2E"/>
    <w:rsid w:val="008569B4"/>
    <w:rsid w:val="00862967"/>
    <w:rsid w:val="00862E1A"/>
    <w:rsid w:val="00863232"/>
    <w:rsid w:val="00863B5E"/>
    <w:rsid w:val="00871A5B"/>
    <w:rsid w:val="00871D7B"/>
    <w:rsid w:val="00871DD0"/>
    <w:rsid w:val="00876B91"/>
    <w:rsid w:val="008806DE"/>
    <w:rsid w:val="00881848"/>
    <w:rsid w:val="008831F3"/>
    <w:rsid w:val="00883E1D"/>
    <w:rsid w:val="00884D0B"/>
    <w:rsid w:val="008904CB"/>
    <w:rsid w:val="00890A92"/>
    <w:rsid w:val="00891FB2"/>
    <w:rsid w:val="00893A1E"/>
    <w:rsid w:val="00894297"/>
    <w:rsid w:val="00896A5D"/>
    <w:rsid w:val="008970B0"/>
    <w:rsid w:val="00897C1F"/>
    <w:rsid w:val="008A13BA"/>
    <w:rsid w:val="008A2035"/>
    <w:rsid w:val="008A42C2"/>
    <w:rsid w:val="008A4E9A"/>
    <w:rsid w:val="008A5A13"/>
    <w:rsid w:val="008A6DF5"/>
    <w:rsid w:val="008A79FA"/>
    <w:rsid w:val="008B0A26"/>
    <w:rsid w:val="008B1F03"/>
    <w:rsid w:val="008B2A48"/>
    <w:rsid w:val="008B3930"/>
    <w:rsid w:val="008B496F"/>
    <w:rsid w:val="008B589C"/>
    <w:rsid w:val="008B5CA9"/>
    <w:rsid w:val="008B5E15"/>
    <w:rsid w:val="008C0D4F"/>
    <w:rsid w:val="008C3966"/>
    <w:rsid w:val="008D0C72"/>
    <w:rsid w:val="008D1470"/>
    <w:rsid w:val="008D16FE"/>
    <w:rsid w:val="008D4488"/>
    <w:rsid w:val="008D7199"/>
    <w:rsid w:val="008E2295"/>
    <w:rsid w:val="008E2719"/>
    <w:rsid w:val="008E4BD3"/>
    <w:rsid w:val="008E6A5D"/>
    <w:rsid w:val="008E6A8A"/>
    <w:rsid w:val="008E732C"/>
    <w:rsid w:val="008E7382"/>
    <w:rsid w:val="008E7614"/>
    <w:rsid w:val="008E7C1E"/>
    <w:rsid w:val="008F149F"/>
    <w:rsid w:val="008F1D5B"/>
    <w:rsid w:val="008F266B"/>
    <w:rsid w:val="008F4262"/>
    <w:rsid w:val="008F4FEB"/>
    <w:rsid w:val="008F509A"/>
    <w:rsid w:val="008F517E"/>
    <w:rsid w:val="008F5527"/>
    <w:rsid w:val="008F5E24"/>
    <w:rsid w:val="008F6585"/>
    <w:rsid w:val="008F7626"/>
    <w:rsid w:val="008F7E3B"/>
    <w:rsid w:val="008F7EF1"/>
    <w:rsid w:val="008F7F54"/>
    <w:rsid w:val="00900C97"/>
    <w:rsid w:val="0090111A"/>
    <w:rsid w:val="009017FE"/>
    <w:rsid w:val="00901AD2"/>
    <w:rsid w:val="0090423E"/>
    <w:rsid w:val="009042E9"/>
    <w:rsid w:val="00906292"/>
    <w:rsid w:val="00910249"/>
    <w:rsid w:val="00910F19"/>
    <w:rsid w:val="00912B19"/>
    <w:rsid w:val="009134C3"/>
    <w:rsid w:val="009140B2"/>
    <w:rsid w:val="009154F6"/>
    <w:rsid w:val="009163E9"/>
    <w:rsid w:val="00921197"/>
    <w:rsid w:val="0092142E"/>
    <w:rsid w:val="00922500"/>
    <w:rsid w:val="009225E8"/>
    <w:rsid w:val="00924AD9"/>
    <w:rsid w:val="00925F1F"/>
    <w:rsid w:val="00930595"/>
    <w:rsid w:val="00930B24"/>
    <w:rsid w:val="00930E93"/>
    <w:rsid w:val="00932C0C"/>
    <w:rsid w:val="00934254"/>
    <w:rsid w:val="00934996"/>
    <w:rsid w:val="009355B5"/>
    <w:rsid w:val="00935C91"/>
    <w:rsid w:val="009411C7"/>
    <w:rsid w:val="00942EB0"/>
    <w:rsid w:val="0094484E"/>
    <w:rsid w:val="009455F6"/>
    <w:rsid w:val="0094583C"/>
    <w:rsid w:val="0094762E"/>
    <w:rsid w:val="00951660"/>
    <w:rsid w:val="00951828"/>
    <w:rsid w:val="00951DA3"/>
    <w:rsid w:val="009537DB"/>
    <w:rsid w:val="009541C4"/>
    <w:rsid w:val="00957635"/>
    <w:rsid w:val="00957B43"/>
    <w:rsid w:val="00962555"/>
    <w:rsid w:val="00962BDD"/>
    <w:rsid w:val="00967754"/>
    <w:rsid w:val="00970DC1"/>
    <w:rsid w:val="0097152B"/>
    <w:rsid w:val="009762CD"/>
    <w:rsid w:val="00980DDB"/>
    <w:rsid w:val="00982A68"/>
    <w:rsid w:val="00984776"/>
    <w:rsid w:val="00986652"/>
    <w:rsid w:val="00987CFA"/>
    <w:rsid w:val="0099150C"/>
    <w:rsid w:val="009927A1"/>
    <w:rsid w:val="00992E5D"/>
    <w:rsid w:val="00995676"/>
    <w:rsid w:val="00995B43"/>
    <w:rsid w:val="00995D81"/>
    <w:rsid w:val="00997A9B"/>
    <w:rsid w:val="009A066F"/>
    <w:rsid w:val="009A3F70"/>
    <w:rsid w:val="009A6097"/>
    <w:rsid w:val="009A62C3"/>
    <w:rsid w:val="009A737A"/>
    <w:rsid w:val="009B12DB"/>
    <w:rsid w:val="009B2AD5"/>
    <w:rsid w:val="009B68ED"/>
    <w:rsid w:val="009C05DB"/>
    <w:rsid w:val="009C13C8"/>
    <w:rsid w:val="009C2707"/>
    <w:rsid w:val="009C45DA"/>
    <w:rsid w:val="009C688A"/>
    <w:rsid w:val="009D2B22"/>
    <w:rsid w:val="009D386A"/>
    <w:rsid w:val="009D5F3C"/>
    <w:rsid w:val="009D6A5D"/>
    <w:rsid w:val="009D7B5B"/>
    <w:rsid w:val="009E152E"/>
    <w:rsid w:val="009E1E38"/>
    <w:rsid w:val="009E2759"/>
    <w:rsid w:val="009E3A6A"/>
    <w:rsid w:val="009E49BB"/>
    <w:rsid w:val="009E5EF1"/>
    <w:rsid w:val="009E7E5B"/>
    <w:rsid w:val="009F039F"/>
    <w:rsid w:val="009F4AB0"/>
    <w:rsid w:val="009F5809"/>
    <w:rsid w:val="009F67A0"/>
    <w:rsid w:val="00A01E64"/>
    <w:rsid w:val="00A02018"/>
    <w:rsid w:val="00A04033"/>
    <w:rsid w:val="00A04A5F"/>
    <w:rsid w:val="00A051D3"/>
    <w:rsid w:val="00A05483"/>
    <w:rsid w:val="00A06ADF"/>
    <w:rsid w:val="00A1065F"/>
    <w:rsid w:val="00A106D1"/>
    <w:rsid w:val="00A10F0D"/>
    <w:rsid w:val="00A11426"/>
    <w:rsid w:val="00A1211E"/>
    <w:rsid w:val="00A15799"/>
    <w:rsid w:val="00A16D01"/>
    <w:rsid w:val="00A22A6E"/>
    <w:rsid w:val="00A246FC"/>
    <w:rsid w:val="00A25BB8"/>
    <w:rsid w:val="00A27E17"/>
    <w:rsid w:val="00A31CD3"/>
    <w:rsid w:val="00A33306"/>
    <w:rsid w:val="00A3574B"/>
    <w:rsid w:val="00A37B45"/>
    <w:rsid w:val="00A40880"/>
    <w:rsid w:val="00A40D3E"/>
    <w:rsid w:val="00A415B3"/>
    <w:rsid w:val="00A416EE"/>
    <w:rsid w:val="00A42B73"/>
    <w:rsid w:val="00A46477"/>
    <w:rsid w:val="00A50B2D"/>
    <w:rsid w:val="00A51908"/>
    <w:rsid w:val="00A53145"/>
    <w:rsid w:val="00A5335A"/>
    <w:rsid w:val="00A53471"/>
    <w:rsid w:val="00A53EAF"/>
    <w:rsid w:val="00A57864"/>
    <w:rsid w:val="00A57E80"/>
    <w:rsid w:val="00A6133A"/>
    <w:rsid w:val="00A61613"/>
    <w:rsid w:val="00A61679"/>
    <w:rsid w:val="00A65F9E"/>
    <w:rsid w:val="00A6666D"/>
    <w:rsid w:val="00A7139A"/>
    <w:rsid w:val="00A74219"/>
    <w:rsid w:val="00A74A32"/>
    <w:rsid w:val="00A75F3C"/>
    <w:rsid w:val="00A77401"/>
    <w:rsid w:val="00A77F28"/>
    <w:rsid w:val="00A80A5D"/>
    <w:rsid w:val="00A85EA9"/>
    <w:rsid w:val="00A873FA"/>
    <w:rsid w:val="00A8778D"/>
    <w:rsid w:val="00A910DA"/>
    <w:rsid w:val="00A92D45"/>
    <w:rsid w:val="00A94619"/>
    <w:rsid w:val="00A97521"/>
    <w:rsid w:val="00AA3BE8"/>
    <w:rsid w:val="00AA4106"/>
    <w:rsid w:val="00AA51EA"/>
    <w:rsid w:val="00AA667D"/>
    <w:rsid w:val="00AB013F"/>
    <w:rsid w:val="00AB1B4B"/>
    <w:rsid w:val="00AB2890"/>
    <w:rsid w:val="00AC21C8"/>
    <w:rsid w:val="00AC2FDB"/>
    <w:rsid w:val="00AC3D5C"/>
    <w:rsid w:val="00AC464F"/>
    <w:rsid w:val="00AC4B96"/>
    <w:rsid w:val="00AC7633"/>
    <w:rsid w:val="00AC7A93"/>
    <w:rsid w:val="00AD0C2F"/>
    <w:rsid w:val="00AD130C"/>
    <w:rsid w:val="00AD1502"/>
    <w:rsid w:val="00AD3ECC"/>
    <w:rsid w:val="00AD5FE1"/>
    <w:rsid w:val="00AD7328"/>
    <w:rsid w:val="00AE02D0"/>
    <w:rsid w:val="00AE0700"/>
    <w:rsid w:val="00AE08C0"/>
    <w:rsid w:val="00AE2C8B"/>
    <w:rsid w:val="00AE3938"/>
    <w:rsid w:val="00AE46E7"/>
    <w:rsid w:val="00AE4F28"/>
    <w:rsid w:val="00AE684B"/>
    <w:rsid w:val="00AF1EE0"/>
    <w:rsid w:val="00AF226A"/>
    <w:rsid w:val="00AF45D0"/>
    <w:rsid w:val="00AF5498"/>
    <w:rsid w:val="00B01437"/>
    <w:rsid w:val="00B02006"/>
    <w:rsid w:val="00B03044"/>
    <w:rsid w:val="00B0462E"/>
    <w:rsid w:val="00B04E2D"/>
    <w:rsid w:val="00B07BC7"/>
    <w:rsid w:val="00B10B33"/>
    <w:rsid w:val="00B10CE9"/>
    <w:rsid w:val="00B11451"/>
    <w:rsid w:val="00B118FD"/>
    <w:rsid w:val="00B12051"/>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26F8C"/>
    <w:rsid w:val="00B30A5B"/>
    <w:rsid w:val="00B310F2"/>
    <w:rsid w:val="00B31D81"/>
    <w:rsid w:val="00B320E3"/>
    <w:rsid w:val="00B33121"/>
    <w:rsid w:val="00B34833"/>
    <w:rsid w:val="00B34993"/>
    <w:rsid w:val="00B35785"/>
    <w:rsid w:val="00B35A07"/>
    <w:rsid w:val="00B405BD"/>
    <w:rsid w:val="00B41EF7"/>
    <w:rsid w:val="00B440C0"/>
    <w:rsid w:val="00B44985"/>
    <w:rsid w:val="00B46ADA"/>
    <w:rsid w:val="00B4713B"/>
    <w:rsid w:val="00B50029"/>
    <w:rsid w:val="00B52C34"/>
    <w:rsid w:val="00B56392"/>
    <w:rsid w:val="00B5726F"/>
    <w:rsid w:val="00B620BE"/>
    <w:rsid w:val="00B6540A"/>
    <w:rsid w:val="00B66C3D"/>
    <w:rsid w:val="00B701FF"/>
    <w:rsid w:val="00B72154"/>
    <w:rsid w:val="00B7427F"/>
    <w:rsid w:val="00B74BA8"/>
    <w:rsid w:val="00B75ED6"/>
    <w:rsid w:val="00B769C5"/>
    <w:rsid w:val="00B778A9"/>
    <w:rsid w:val="00B77DC6"/>
    <w:rsid w:val="00B77EBC"/>
    <w:rsid w:val="00B80054"/>
    <w:rsid w:val="00B8041E"/>
    <w:rsid w:val="00B827C7"/>
    <w:rsid w:val="00B82C7D"/>
    <w:rsid w:val="00B82CA0"/>
    <w:rsid w:val="00B83E3E"/>
    <w:rsid w:val="00B854D6"/>
    <w:rsid w:val="00B856B9"/>
    <w:rsid w:val="00B85DAB"/>
    <w:rsid w:val="00B85EE1"/>
    <w:rsid w:val="00B87BC3"/>
    <w:rsid w:val="00B90F6D"/>
    <w:rsid w:val="00B922CB"/>
    <w:rsid w:val="00B923CD"/>
    <w:rsid w:val="00B93C92"/>
    <w:rsid w:val="00B93EC4"/>
    <w:rsid w:val="00B953E4"/>
    <w:rsid w:val="00B96921"/>
    <w:rsid w:val="00BA0466"/>
    <w:rsid w:val="00BA0475"/>
    <w:rsid w:val="00BA08EB"/>
    <w:rsid w:val="00BA12F7"/>
    <w:rsid w:val="00BA3A5E"/>
    <w:rsid w:val="00BA5B63"/>
    <w:rsid w:val="00BA6F9B"/>
    <w:rsid w:val="00BB00F1"/>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6ED0"/>
    <w:rsid w:val="00BE30D2"/>
    <w:rsid w:val="00BE4F7E"/>
    <w:rsid w:val="00BE671F"/>
    <w:rsid w:val="00BE76AA"/>
    <w:rsid w:val="00BE79BC"/>
    <w:rsid w:val="00BF0FA1"/>
    <w:rsid w:val="00BF231D"/>
    <w:rsid w:val="00BF2A73"/>
    <w:rsid w:val="00BF3196"/>
    <w:rsid w:val="00BF41B3"/>
    <w:rsid w:val="00BF42E7"/>
    <w:rsid w:val="00BF47B5"/>
    <w:rsid w:val="00C00FAD"/>
    <w:rsid w:val="00C02346"/>
    <w:rsid w:val="00C0279C"/>
    <w:rsid w:val="00C02A87"/>
    <w:rsid w:val="00C03E1D"/>
    <w:rsid w:val="00C048D6"/>
    <w:rsid w:val="00C04BB2"/>
    <w:rsid w:val="00C04C47"/>
    <w:rsid w:val="00C10F6A"/>
    <w:rsid w:val="00C15B68"/>
    <w:rsid w:val="00C1682F"/>
    <w:rsid w:val="00C17E7D"/>
    <w:rsid w:val="00C204E7"/>
    <w:rsid w:val="00C2117A"/>
    <w:rsid w:val="00C21A1A"/>
    <w:rsid w:val="00C2311E"/>
    <w:rsid w:val="00C23333"/>
    <w:rsid w:val="00C235B3"/>
    <w:rsid w:val="00C25666"/>
    <w:rsid w:val="00C25FC4"/>
    <w:rsid w:val="00C263D4"/>
    <w:rsid w:val="00C26641"/>
    <w:rsid w:val="00C26AAE"/>
    <w:rsid w:val="00C2785D"/>
    <w:rsid w:val="00C30A67"/>
    <w:rsid w:val="00C3236D"/>
    <w:rsid w:val="00C32E2C"/>
    <w:rsid w:val="00C3562B"/>
    <w:rsid w:val="00C3588C"/>
    <w:rsid w:val="00C36A15"/>
    <w:rsid w:val="00C37066"/>
    <w:rsid w:val="00C40320"/>
    <w:rsid w:val="00C445AE"/>
    <w:rsid w:val="00C45709"/>
    <w:rsid w:val="00C45EFC"/>
    <w:rsid w:val="00C47B1A"/>
    <w:rsid w:val="00C52377"/>
    <w:rsid w:val="00C54923"/>
    <w:rsid w:val="00C55743"/>
    <w:rsid w:val="00C607E4"/>
    <w:rsid w:val="00C6210F"/>
    <w:rsid w:val="00C62DA7"/>
    <w:rsid w:val="00C639D6"/>
    <w:rsid w:val="00C64037"/>
    <w:rsid w:val="00C65420"/>
    <w:rsid w:val="00C70F11"/>
    <w:rsid w:val="00C73B74"/>
    <w:rsid w:val="00C74437"/>
    <w:rsid w:val="00C75B73"/>
    <w:rsid w:val="00C75C14"/>
    <w:rsid w:val="00C7614E"/>
    <w:rsid w:val="00C77066"/>
    <w:rsid w:val="00C80E38"/>
    <w:rsid w:val="00C86E7E"/>
    <w:rsid w:val="00C919FF"/>
    <w:rsid w:val="00C96B10"/>
    <w:rsid w:val="00C97A97"/>
    <w:rsid w:val="00CA0AA6"/>
    <w:rsid w:val="00CA4657"/>
    <w:rsid w:val="00CA47BA"/>
    <w:rsid w:val="00CA65DA"/>
    <w:rsid w:val="00CA6C05"/>
    <w:rsid w:val="00CA6DD3"/>
    <w:rsid w:val="00CA774F"/>
    <w:rsid w:val="00CB0827"/>
    <w:rsid w:val="00CB225F"/>
    <w:rsid w:val="00CB2917"/>
    <w:rsid w:val="00CB2BCE"/>
    <w:rsid w:val="00CB2C4E"/>
    <w:rsid w:val="00CB2D2C"/>
    <w:rsid w:val="00CB3467"/>
    <w:rsid w:val="00CB3B1D"/>
    <w:rsid w:val="00CB4A98"/>
    <w:rsid w:val="00CB5E78"/>
    <w:rsid w:val="00CC23EA"/>
    <w:rsid w:val="00CC270B"/>
    <w:rsid w:val="00CC3DA6"/>
    <w:rsid w:val="00CC3F9F"/>
    <w:rsid w:val="00CC4870"/>
    <w:rsid w:val="00CC516A"/>
    <w:rsid w:val="00CC72EC"/>
    <w:rsid w:val="00CD08C4"/>
    <w:rsid w:val="00CD0A14"/>
    <w:rsid w:val="00CD1B76"/>
    <w:rsid w:val="00CD5C26"/>
    <w:rsid w:val="00CD650A"/>
    <w:rsid w:val="00CE0C6C"/>
    <w:rsid w:val="00CE1CDF"/>
    <w:rsid w:val="00CE4B51"/>
    <w:rsid w:val="00CE79A1"/>
    <w:rsid w:val="00CF10CF"/>
    <w:rsid w:val="00CF29B5"/>
    <w:rsid w:val="00CF4028"/>
    <w:rsid w:val="00CF5180"/>
    <w:rsid w:val="00CF6689"/>
    <w:rsid w:val="00CF70FC"/>
    <w:rsid w:val="00D00A1C"/>
    <w:rsid w:val="00D02FF9"/>
    <w:rsid w:val="00D04D10"/>
    <w:rsid w:val="00D061DE"/>
    <w:rsid w:val="00D062F4"/>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3170"/>
    <w:rsid w:val="00D53C39"/>
    <w:rsid w:val="00D55775"/>
    <w:rsid w:val="00D5625A"/>
    <w:rsid w:val="00D5663B"/>
    <w:rsid w:val="00D56C7C"/>
    <w:rsid w:val="00D56D52"/>
    <w:rsid w:val="00D57362"/>
    <w:rsid w:val="00D57B89"/>
    <w:rsid w:val="00D57FB2"/>
    <w:rsid w:val="00D60A77"/>
    <w:rsid w:val="00D617C6"/>
    <w:rsid w:val="00D61A59"/>
    <w:rsid w:val="00D62B6F"/>
    <w:rsid w:val="00D6379C"/>
    <w:rsid w:val="00D65FFC"/>
    <w:rsid w:val="00D66645"/>
    <w:rsid w:val="00D668B0"/>
    <w:rsid w:val="00D67E3F"/>
    <w:rsid w:val="00D7133F"/>
    <w:rsid w:val="00D722CF"/>
    <w:rsid w:val="00D7308D"/>
    <w:rsid w:val="00D73DD8"/>
    <w:rsid w:val="00D7573A"/>
    <w:rsid w:val="00D762ED"/>
    <w:rsid w:val="00D80542"/>
    <w:rsid w:val="00D84C50"/>
    <w:rsid w:val="00D84F40"/>
    <w:rsid w:val="00D8583A"/>
    <w:rsid w:val="00D85ED9"/>
    <w:rsid w:val="00D8662A"/>
    <w:rsid w:val="00D872C2"/>
    <w:rsid w:val="00D8736F"/>
    <w:rsid w:val="00D878AF"/>
    <w:rsid w:val="00D90166"/>
    <w:rsid w:val="00D907D7"/>
    <w:rsid w:val="00D92139"/>
    <w:rsid w:val="00D9220F"/>
    <w:rsid w:val="00D92EA4"/>
    <w:rsid w:val="00D93D97"/>
    <w:rsid w:val="00D9667E"/>
    <w:rsid w:val="00D96745"/>
    <w:rsid w:val="00D9692D"/>
    <w:rsid w:val="00D96FBD"/>
    <w:rsid w:val="00DA1350"/>
    <w:rsid w:val="00DB2110"/>
    <w:rsid w:val="00DB2DA1"/>
    <w:rsid w:val="00DC07C4"/>
    <w:rsid w:val="00DC17AD"/>
    <w:rsid w:val="00DC3197"/>
    <w:rsid w:val="00DC4872"/>
    <w:rsid w:val="00DC4971"/>
    <w:rsid w:val="00DC5631"/>
    <w:rsid w:val="00DC5AEE"/>
    <w:rsid w:val="00DC5C87"/>
    <w:rsid w:val="00DC6D2D"/>
    <w:rsid w:val="00DC6E8C"/>
    <w:rsid w:val="00DD00C7"/>
    <w:rsid w:val="00DD058E"/>
    <w:rsid w:val="00DD193B"/>
    <w:rsid w:val="00DD3F2C"/>
    <w:rsid w:val="00DD5D19"/>
    <w:rsid w:val="00DD6CD4"/>
    <w:rsid w:val="00DE2FE4"/>
    <w:rsid w:val="00DE32BC"/>
    <w:rsid w:val="00DE3A42"/>
    <w:rsid w:val="00DF013D"/>
    <w:rsid w:val="00DF1D7D"/>
    <w:rsid w:val="00DF2BFB"/>
    <w:rsid w:val="00DF5133"/>
    <w:rsid w:val="00DF5EBC"/>
    <w:rsid w:val="00DF67EB"/>
    <w:rsid w:val="00DF6A74"/>
    <w:rsid w:val="00DF6E95"/>
    <w:rsid w:val="00E00F43"/>
    <w:rsid w:val="00E02300"/>
    <w:rsid w:val="00E026B0"/>
    <w:rsid w:val="00E032A0"/>
    <w:rsid w:val="00E0472E"/>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30909"/>
    <w:rsid w:val="00E31217"/>
    <w:rsid w:val="00E31F10"/>
    <w:rsid w:val="00E33AE0"/>
    <w:rsid w:val="00E34D38"/>
    <w:rsid w:val="00E402A3"/>
    <w:rsid w:val="00E4089C"/>
    <w:rsid w:val="00E40C33"/>
    <w:rsid w:val="00E422E0"/>
    <w:rsid w:val="00E427C0"/>
    <w:rsid w:val="00E4356F"/>
    <w:rsid w:val="00E52271"/>
    <w:rsid w:val="00E52CB9"/>
    <w:rsid w:val="00E52E91"/>
    <w:rsid w:val="00E548C0"/>
    <w:rsid w:val="00E5500D"/>
    <w:rsid w:val="00E553BC"/>
    <w:rsid w:val="00E565EB"/>
    <w:rsid w:val="00E5674F"/>
    <w:rsid w:val="00E61AA2"/>
    <w:rsid w:val="00E6217B"/>
    <w:rsid w:val="00E66F69"/>
    <w:rsid w:val="00E71DE5"/>
    <w:rsid w:val="00E72268"/>
    <w:rsid w:val="00E7427A"/>
    <w:rsid w:val="00E75EE9"/>
    <w:rsid w:val="00E76316"/>
    <w:rsid w:val="00E80C5B"/>
    <w:rsid w:val="00E814AC"/>
    <w:rsid w:val="00E816C6"/>
    <w:rsid w:val="00E81780"/>
    <w:rsid w:val="00E81976"/>
    <w:rsid w:val="00E81D5D"/>
    <w:rsid w:val="00E81E97"/>
    <w:rsid w:val="00E84455"/>
    <w:rsid w:val="00E86073"/>
    <w:rsid w:val="00E87F61"/>
    <w:rsid w:val="00E920D2"/>
    <w:rsid w:val="00E94094"/>
    <w:rsid w:val="00E94933"/>
    <w:rsid w:val="00E95730"/>
    <w:rsid w:val="00E9689B"/>
    <w:rsid w:val="00E96B22"/>
    <w:rsid w:val="00E97AA1"/>
    <w:rsid w:val="00EA193D"/>
    <w:rsid w:val="00EA237B"/>
    <w:rsid w:val="00EA2F6F"/>
    <w:rsid w:val="00EA3289"/>
    <w:rsid w:val="00EA39EC"/>
    <w:rsid w:val="00EA3B77"/>
    <w:rsid w:val="00EA7F3C"/>
    <w:rsid w:val="00EB2411"/>
    <w:rsid w:val="00EB2F83"/>
    <w:rsid w:val="00EB485E"/>
    <w:rsid w:val="00EB5088"/>
    <w:rsid w:val="00EB5C5D"/>
    <w:rsid w:val="00EB7F0A"/>
    <w:rsid w:val="00EC0643"/>
    <w:rsid w:val="00EC105F"/>
    <w:rsid w:val="00EC39D9"/>
    <w:rsid w:val="00EC3C88"/>
    <w:rsid w:val="00EC51CB"/>
    <w:rsid w:val="00EC5B20"/>
    <w:rsid w:val="00EC5E38"/>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E6BC6"/>
    <w:rsid w:val="00EF13BF"/>
    <w:rsid w:val="00EF222F"/>
    <w:rsid w:val="00EF3B4A"/>
    <w:rsid w:val="00EF47BA"/>
    <w:rsid w:val="00EF6549"/>
    <w:rsid w:val="00EF7A5F"/>
    <w:rsid w:val="00F01CE5"/>
    <w:rsid w:val="00F063BF"/>
    <w:rsid w:val="00F074DD"/>
    <w:rsid w:val="00F07B43"/>
    <w:rsid w:val="00F11B74"/>
    <w:rsid w:val="00F12724"/>
    <w:rsid w:val="00F13AFC"/>
    <w:rsid w:val="00F15677"/>
    <w:rsid w:val="00F20526"/>
    <w:rsid w:val="00F206A1"/>
    <w:rsid w:val="00F21055"/>
    <w:rsid w:val="00F22143"/>
    <w:rsid w:val="00F22B6D"/>
    <w:rsid w:val="00F23D70"/>
    <w:rsid w:val="00F24C97"/>
    <w:rsid w:val="00F24D07"/>
    <w:rsid w:val="00F276CC"/>
    <w:rsid w:val="00F32B18"/>
    <w:rsid w:val="00F34200"/>
    <w:rsid w:val="00F365F0"/>
    <w:rsid w:val="00F44638"/>
    <w:rsid w:val="00F4741A"/>
    <w:rsid w:val="00F47CAC"/>
    <w:rsid w:val="00F508F0"/>
    <w:rsid w:val="00F51BCA"/>
    <w:rsid w:val="00F53BC2"/>
    <w:rsid w:val="00F54719"/>
    <w:rsid w:val="00F566BF"/>
    <w:rsid w:val="00F5684A"/>
    <w:rsid w:val="00F56E10"/>
    <w:rsid w:val="00F578BC"/>
    <w:rsid w:val="00F600BC"/>
    <w:rsid w:val="00F613BE"/>
    <w:rsid w:val="00F63A98"/>
    <w:rsid w:val="00F63C28"/>
    <w:rsid w:val="00F6489F"/>
    <w:rsid w:val="00F65177"/>
    <w:rsid w:val="00F66A94"/>
    <w:rsid w:val="00F66C64"/>
    <w:rsid w:val="00F70871"/>
    <w:rsid w:val="00F72385"/>
    <w:rsid w:val="00F725EA"/>
    <w:rsid w:val="00F73611"/>
    <w:rsid w:val="00F74092"/>
    <w:rsid w:val="00F76453"/>
    <w:rsid w:val="00F7747A"/>
    <w:rsid w:val="00F774CC"/>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2640"/>
    <w:rsid w:val="00FA3104"/>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3213"/>
    <w:rsid w:val="00FC3F8D"/>
    <w:rsid w:val="00FC4DD5"/>
    <w:rsid w:val="00FC605C"/>
    <w:rsid w:val="00FC6178"/>
    <w:rsid w:val="00FC7E8E"/>
    <w:rsid w:val="00FD0BF3"/>
    <w:rsid w:val="00FD0CE1"/>
    <w:rsid w:val="00FD17BA"/>
    <w:rsid w:val="00FD2597"/>
    <w:rsid w:val="00FD2E97"/>
    <w:rsid w:val="00FD47B9"/>
    <w:rsid w:val="00FD4E54"/>
    <w:rsid w:val="00FD5A59"/>
    <w:rsid w:val="00FD79B7"/>
    <w:rsid w:val="00FE0A86"/>
    <w:rsid w:val="00FE1BD0"/>
    <w:rsid w:val="00FE3191"/>
    <w:rsid w:val="00FE49CD"/>
    <w:rsid w:val="00FE50D3"/>
    <w:rsid w:val="00FE6E38"/>
    <w:rsid w:val="00FF1645"/>
    <w:rsid w:val="00FF265E"/>
    <w:rsid w:val="00FF4228"/>
    <w:rsid w:val="00FF45C9"/>
    <w:rsid w:val="00FF4E52"/>
    <w:rsid w:val="03E83795"/>
    <w:rsid w:val="09FADF40"/>
    <w:rsid w:val="0AC644A4"/>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57DB67"/>
    <w:rsid w:val="59BACF98"/>
    <w:rsid w:val="5AC123C8"/>
    <w:rsid w:val="5B28D617"/>
    <w:rsid w:val="5B7EC134"/>
    <w:rsid w:val="5C2CFEE0"/>
    <w:rsid w:val="5C96D93F"/>
    <w:rsid w:val="5CC5D57D"/>
    <w:rsid w:val="5D6D70F8"/>
    <w:rsid w:val="5DA00913"/>
    <w:rsid w:val="5E3A4CFD"/>
    <w:rsid w:val="62340E2C"/>
    <w:rsid w:val="659E9EF6"/>
    <w:rsid w:val="66403ADB"/>
    <w:rsid w:val="67BD0363"/>
    <w:rsid w:val="68D589AE"/>
    <w:rsid w:val="6B3DF066"/>
    <w:rsid w:val="6E2490A8"/>
    <w:rsid w:val="70C722A7"/>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2E052598-C242-4F8F-A013-94B80578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33"/>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33"/>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3931f04-8074-4399-b10d-c990814632ae">
      <Terms xmlns="http://schemas.microsoft.com/office/infopath/2007/PartnerControls"/>
    </lcf76f155ced4ddcb4097134ff3c332f>
    <TaxCatchAll xmlns="4e183583-58a1-451c-9bf4-5e7e2e581e4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95C5305BF26E344808909570783611A" ma:contentTypeVersion="12" ma:contentTypeDescription="Crie um novo documento." ma:contentTypeScope="" ma:versionID="7cf1c383a1e985de4cf2add8b80ba91a">
  <xsd:schema xmlns:xsd="http://www.w3.org/2001/XMLSchema" xmlns:xs="http://www.w3.org/2001/XMLSchema" xmlns:p="http://schemas.microsoft.com/office/2006/metadata/properties" xmlns:ns2="33931f04-8074-4399-b10d-c990814632ae" xmlns:ns3="4e183583-58a1-451c-9bf4-5e7e2e581e4b" targetNamespace="http://schemas.microsoft.com/office/2006/metadata/properties" ma:root="true" ma:fieldsID="1dc7a60d960471ac7111c559bf64525b" ns2:_="" ns3:_="">
    <xsd:import namespace="33931f04-8074-4399-b10d-c990814632ae"/>
    <xsd:import namespace="4e183583-58a1-451c-9bf4-5e7e2e581e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31f04-8074-4399-b10d-c99081463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183583-58a1-451c-9bf4-5e7e2e581e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22478b-1330-4cf1-8a42-95e8817dfa7b}" ma:internalName="TaxCatchAll" ma:showField="CatchAllData" ma:web="4e183583-58a1-451c-9bf4-5e7e2e581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F32B6-9735-4587-8205-1C22FAFEC02C}">
  <ds:schemaRefs>
    <ds:schemaRef ds:uri="http://schemas.microsoft.com/sharepoint/v3/contenttype/forms"/>
  </ds:schemaRefs>
</ds:datastoreItem>
</file>

<file path=customXml/itemProps2.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3.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33931f04-8074-4399-b10d-c990814632ae"/>
    <ds:schemaRef ds:uri="4e183583-58a1-451c-9bf4-5e7e2e581e4b"/>
  </ds:schemaRefs>
</ds:datastoreItem>
</file>

<file path=customXml/itemProps4.xml><?xml version="1.0" encoding="utf-8"?>
<ds:datastoreItem xmlns:ds="http://schemas.openxmlformats.org/officeDocument/2006/customXml" ds:itemID="{61E289A6-8B02-4C92-BFB9-2C1ADC94A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31f04-8074-4399-b10d-c990814632ae"/>
    <ds:schemaRef ds:uri="4e183583-58a1-451c-9bf4-5e7e2e581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2460</Words>
  <Characters>13290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Caio Augusto de Alcântara César Silva</cp:lastModifiedBy>
  <cp:revision>15</cp:revision>
  <cp:lastPrinted>2025-06-03T22:08:00Z</cp:lastPrinted>
  <dcterms:created xsi:type="dcterms:W3CDTF">2026-04-01T19:26:00Z</dcterms:created>
  <dcterms:modified xsi:type="dcterms:W3CDTF">2026-04-30T20:04:00Z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0x010100B95C5305BF26E344808909570783611A</vt:lpwstr>
  </property>
</Properties>
</file>